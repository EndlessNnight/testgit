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29C" w:rsidRDefault="00F2229C">
      <w:pPr>
        <w:jc w:val="center"/>
        <w:rPr>
          <w:rFonts w:ascii="黑体" w:eastAsia="黑体"/>
          <w:sz w:val="44"/>
          <w:szCs w:val="44"/>
        </w:rPr>
      </w:pPr>
      <w:bookmarkStart w:id="0" w:name="_GoBack"/>
      <w:bookmarkEnd w:id="0"/>
    </w:p>
    <w:p w:rsidR="00F2229C" w:rsidRDefault="00977EF2">
      <w:pPr>
        <w:jc w:val="center"/>
        <w:rPr>
          <w:rFonts w:ascii="黑体" w:eastAsia="黑体"/>
          <w:sz w:val="44"/>
          <w:szCs w:val="44"/>
        </w:rPr>
      </w:pPr>
      <w:r>
        <w:rPr>
          <w:rFonts w:ascii="黑体" w:eastAsia="黑体" w:hint="eastAsia"/>
          <w:sz w:val="44"/>
          <w:szCs w:val="44"/>
        </w:rPr>
        <w:t>水闸安全鉴定中闸室的三维有限元复核</w:t>
      </w:r>
      <w:r w:rsidR="00F2229C">
        <w:rPr>
          <w:rFonts w:ascii="黑体" w:eastAsia="黑体" w:hint="eastAsia"/>
          <w:sz w:val="44"/>
          <w:szCs w:val="44"/>
        </w:rPr>
        <w:t>分析</w:t>
      </w:r>
    </w:p>
    <w:p w:rsidR="00F2229C" w:rsidRDefault="00F2229C">
      <w:pPr>
        <w:jc w:val="center"/>
        <w:rPr>
          <w:rFonts w:ascii="楷体" w:eastAsia="楷体" w:hAnsi="楷体" w:cs="楷体" w:hint="eastAsia"/>
          <w:szCs w:val="21"/>
        </w:rPr>
      </w:pPr>
    </w:p>
    <w:p w:rsidR="00F2229C" w:rsidRDefault="00977EF2">
      <w:pPr>
        <w:jc w:val="center"/>
        <w:rPr>
          <w:rFonts w:ascii="楷体" w:eastAsia="楷体" w:hAnsi="楷体" w:cs="楷体"/>
          <w:szCs w:val="21"/>
        </w:rPr>
      </w:pPr>
      <w:r>
        <w:rPr>
          <w:rFonts w:ascii="楷体" w:eastAsia="楷体" w:hAnsi="楷体" w:cs="楷体" w:hint="eastAsia"/>
          <w:szCs w:val="21"/>
        </w:rPr>
        <w:t>郭树华</w:t>
      </w:r>
    </w:p>
    <w:p w:rsidR="00F2229C" w:rsidRDefault="00F2229C">
      <w:pPr>
        <w:spacing w:line="280" w:lineRule="exact"/>
        <w:ind w:leftChars="200" w:left="420" w:rightChars="200" w:right="420"/>
        <w:jc w:val="center"/>
        <w:rPr>
          <w:rFonts w:ascii="楷体" w:eastAsia="楷体" w:hAnsi="楷体" w:cs="楷体"/>
          <w:szCs w:val="21"/>
        </w:rPr>
      </w:pPr>
      <w:r>
        <w:rPr>
          <w:rFonts w:ascii="楷体" w:eastAsia="楷体" w:hAnsi="楷体" w:cs="楷体" w:hint="eastAsia"/>
          <w:szCs w:val="21"/>
        </w:rPr>
        <w:t>（上海勘测设计研究院有限公司，上海 200</w:t>
      </w:r>
      <w:r w:rsidR="004F0B08">
        <w:rPr>
          <w:rFonts w:ascii="楷体" w:eastAsia="楷体" w:hAnsi="楷体" w:cs="楷体" w:hint="eastAsia"/>
          <w:szCs w:val="21"/>
        </w:rPr>
        <w:t>050</w:t>
      </w:r>
      <w:r>
        <w:rPr>
          <w:rFonts w:ascii="楷体" w:eastAsia="楷体" w:hAnsi="楷体" w:cs="楷体" w:hint="eastAsia"/>
          <w:szCs w:val="21"/>
        </w:rPr>
        <w:t>）</w:t>
      </w:r>
    </w:p>
    <w:p w:rsidR="004F0B08" w:rsidRPr="00C34C59" w:rsidRDefault="004F0B08" w:rsidP="004F0B08">
      <w:pPr>
        <w:adjustRightInd w:val="0"/>
        <w:snapToGrid w:val="0"/>
        <w:spacing w:line="360" w:lineRule="exact"/>
        <w:rPr>
          <w:rFonts w:hint="eastAsia"/>
          <w:sz w:val="24"/>
        </w:rPr>
      </w:pPr>
      <w:r>
        <w:rPr>
          <w:rFonts w:hint="eastAsia"/>
          <w:szCs w:val="21"/>
        </w:rPr>
        <w:t>作者简介：郭树华，男，</w:t>
      </w:r>
      <w:r>
        <w:rPr>
          <w:rFonts w:hint="eastAsia"/>
          <w:szCs w:val="21"/>
        </w:rPr>
        <w:t>1981.5.22</w:t>
      </w:r>
      <w:r>
        <w:rPr>
          <w:rFonts w:hint="eastAsia"/>
          <w:szCs w:val="21"/>
        </w:rPr>
        <w:t>，</w:t>
      </w:r>
      <w:r w:rsidRPr="00067E9E">
        <w:rPr>
          <w:rFonts w:hint="eastAsia"/>
          <w:szCs w:val="21"/>
        </w:rPr>
        <w:t>硕士研究生，工程师，主要从事</w:t>
      </w:r>
      <w:r>
        <w:rPr>
          <w:rFonts w:hint="eastAsia"/>
          <w:szCs w:val="21"/>
        </w:rPr>
        <w:t>水利工程设计、监（检）测等工作，</w:t>
      </w:r>
      <w:r>
        <w:rPr>
          <w:rFonts w:hint="eastAsia"/>
        </w:rPr>
        <w:t>13601791941</w:t>
      </w:r>
    </w:p>
    <w:p w:rsidR="00F2229C" w:rsidRPr="004F0B08" w:rsidRDefault="00F2229C">
      <w:pPr>
        <w:spacing w:line="280" w:lineRule="exact"/>
        <w:ind w:leftChars="200" w:left="420" w:rightChars="200" w:right="420"/>
        <w:rPr>
          <w:rFonts w:ascii="黑体" w:eastAsia="黑体" w:hAnsi="黑体" w:cs="黑体"/>
          <w:bCs/>
          <w:sz w:val="18"/>
          <w:szCs w:val="18"/>
        </w:rPr>
      </w:pPr>
    </w:p>
    <w:p w:rsidR="00F2229C" w:rsidRDefault="00F2229C">
      <w:pPr>
        <w:spacing w:line="280" w:lineRule="exact"/>
        <w:ind w:leftChars="200" w:left="420" w:rightChars="200" w:right="420"/>
        <w:rPr>
          <w:rFonts w:ascii="宋体" w:hAnsi="宋体" w:hint="eastAsia"/>
          <w:sz w:val="18"/>
          <w:szCs w:val="18"/>
        </w:rPr>
      </w:pPr>
      <w:r>
        <w:rPr>
          <w:rFonts w:ascii="黑体" w:eastAsia="黑体" w:hAnsi="黑体" w:cs="黑体" w:hint="eastAsia"/>
          <w:bCs/>
          <w:sz w:val="18"/>
          <w:szCs w:val="18"/>
        </w:rPr>
        <w:t>摘要</w:t>
      </w:r>
      <w:r>
        <w:rPr>
          <w:rFonts w:hint="eastAsia"/>
          <w:sz w:val="18"/>
          <w:szCs w:val="18"/>
        </w:rPr>
        <w:t>：</w:t>
      </w:r>
      <w:r w:rsidR="00977EF2">
        <w:rPr>
          <w:rFonts w:ascii="楷体" w:eastAsia="楷体" w:hAnsi="楷体" w:cs="楷体" w:hint="eastAsia"/>
          <w:sz w:val="18"/>
          <w:szCs w:val="18"/>
        </w:rPr>
        <w:t>水闸安全鉴定中复核分析常采用理论计算方法</w:t>
      </w:r>
      <w:r>
        <w:rPr>
          <w:rFonts w:ascii="楷体" w:eastAsia="楷体" w:hAnsi="楷体" w:cs="楷体" w:hint="eastAsia"/>
          <w:sz w:val="18"/>
          <w:szCs w:val="18"/>
        </w:rPr>
        <w:t>，</w:t>
      </w:r>
      <w:r w:rsidR="000E1180">
        <w:rPr>
          <w:rFonts w:ascii="楷体" w:eastAsia="楷体" w:hAnsi="楷体" w:cs="楷体" w:hint="eastAsia"/>
          <w:sz w:val="18"/>
          <w:szCs w:val="18"/>
        </w:rPr>
        <w:t>通常会受到不同工程结构类型的制约，使用三维有限元软件复核分析精度高，应用广泛，能</w:t>
      </w:r>
      <w:r w:rsidR="00977EF2" w:rsidRPr="00977EF2">
        <w:rPr>
          <w:rFonts w:ascii="楷体" w:eastAsia="楷体" w:hAnsi="楷体" w:cs="楷体"/>
          <w:sz w:val="18"/>
          <w:szCs w:val="18"/>
        </w:rPr>
        <w:t>对</w:t>
      </w:r>
      <w:r w:rsidR="00977EF2" w:rsidRPr="00977EF2">
        <w:rPr>
          <w:rFonts w:ascii="楷体" w:eastAsia="楷体" w:hAnsi="楷体" w:cs="楷体" w:hint="eastAsia"/>
          <w:sz w:val="18"/>
          <w:szCs w:val="18"/>
        </w:rPr>
        <w:t>水闸</w:t>
      </w:r>
      <w:r w:rsidR="00977EF2" w:rsidRPr="00977EF2">
        <w:rPr>
          <w:rFonts w:ascii="楷体" w:eastAsia="楷体" w:hAnsi="楷体" w:cs="楷体"/>
          <w:sz w:val="18"/>
          <w:szCs w:val="18"/>
        </w:rPr>
        <w:t>整体结构的受力状态有一个比较全面的了解，</w:t>
      </w:r>
      <w:r>
        <w:rPr>
          <w:rFonts w:ascii="楷体" w:eastAsia="楷体" w:hAnsi="楷体" w:cs="楷体" w:hint="eastAsia"/>
          <w:sz w:val="18"/>
          <w:szCs w:val="18"/>
        </w:rPr>
        <w:t>以</w:t>
      </w:r>
      <w:r w:rsidR="00977EF2">
        <w:rPr>
          <w:rFonts w:ascii="楷体" w:eastAsia="楷体" w:hAnsi="楷体" w:cs="楷体" w:hint="eastAsia"/>
          <w:sz w:val="18"/>
          <w:szCs w:val="18"/>
        </w:rPr>
        <w:t>江苏省盐城市川东港闸</w:t>
      </w:r>
      <w:r>
        <w:rPr>
          <w:rFonts w:ascii="楷体" w:eastAsia="楷体" w:hAnsi="楷体" w:cs="楷体" w:hint="eastAsia"/>
          <w:sz w:val="18"/>
          <w:szCs w:val="18"/>
        </w:rPr>
        <w:t>工程为例，</w:t>
      </w:r>
      <w:r w:rsidR="000E1180">
        <w:rPr>
          <w:rFonts w:ascii="楷体" w:eastAsia="楷体" w:hAnsi="楷体" w:cs="楷体" w:hint="eastAsia"/>
          <w:sz w:val="18"/>
          <w:szCs w:val="18"/>
        </w:rPr>
        <w:t>本文运用</w:t>
      </w:r>
      <w:r w:rsidR="000E1180" w:rsidRPr="00977EF2">
        <w:rPr>
          <w:rFonts w:ascii="楷体" w:eastAsia="楷体" w:hAnsi="楷体" w:cs="楷体"/>
          <w:sz w:val="18"/>
          <w:szCs w:val="18"/>
        </w:rPr>
        <w:t>三维有限元软件ABAQUS对</w:t>
      </w:r>
      <w:r w:rsidR="000E1180" w:rsidRPr="00977EF2">
        <w:rPr>
          <w:rFonts w:ascii="楷体" w:eastAsia="楷体" w:hAnsi="楷体" w:cs="楷体" w:hint="eastAsia"/>
          <w:sz w:val="18"/>
          <w:szCs w:val="18"/>
        </w:rPr>
        <w:t>水闸的</w:t>
      </w:r>
      <w:r w:rsidR="000E1180" w:rsidRPr="00977EF2">
        <w:rPr>
          <w:rFonts w:ascii="楷体" w:eastAsia="楷体" w:hAnsi="楷体" w:cs="楷体"/>
          <w:sz w:val="18"/>
          <w:szCs w:val="18"/>
        </w:rPr>
        <w:t>整体强度和稳定性进行研究分析</w:t>
      </w:r>
      <w:r w:rsidR="000E1180" w:rsidRPr="00977EF2">
        <w:rPr>
          <w:rFonts w:ascii="楷体" w:eastAsia="楷体" w:hAnsi="楷体" w:cs="楷体" w:hint="eastAsia"/>
          <w:sz w:val="18"/>
          <w:szCs w:val="18"/>
        </w:rPr>
        <w:t>，</w:t>
      </w:r>
      <w:r w:rsidR="000E1180" w:rsidRPr="00977EF2">
        <w:rPr>
          <w:rFonts w:ascii="楷体" w:eastAsia="楷体" w:hAnsi="楷体" w:cs="楷体"/>
          <w:sz w:val="18"/>
          <w:szCs w:val="18"/>
        </w:rPr>
        <w:t>并对其安全性进行评价</w:t>
      </w:r>
      <w:r w:rsidR="000E1180">
        <w:rPr>
          <w:rFonts w:ascii="楷体" w:eastAsia="楷体" w:hAnsi="楷体" w:cs="楷体" w:hint="eastAsia"/>
          <w:sz w:val="18"/>
          <w:szCs w:val="18"/>
        </w:rPr>
        <w:t>，</w:t>
      </w:r>
      <w:r>
        <w:rPr>
          <w:rFonts w:ascii="楷体" w:eastAsia="楷体" w:hAnsi="楷体" w:cs="楷体" w:hint="eastAsia"/>
          <w:sz w:val="18"/>
          <w:szCs w:val="18"/>
        </w:rPr>
        <w:t>为以后的类似工程提供了有益参考。</w:t>
      </w:r>
    </w:p>
    <w:p w:rsidR="00F2229C" w:rsidRDefault="00F2229C">
      <w:pPr>
        <w:spacing w:line="280" w:lineRule="exact"/>
        <w:ind w:leftChars="200" w:left="420" w:rightChars="200" w:right="420"/>
        <w:rPr>
          <w:sz w:val="18"/>
          <w:szCs w:val="18"/>
        </w:rPr>
      </w:pPr>
      <w:r>
        <w:rPr>
          <w:rFonts w:ascii="黑体" w:eastAsia="黑体" w:hAnsi="黑体" w:cs="黑体" w:hint="eastAsia"/>
          <w:bCs/>
          <w:sz w:val="18"/>
          <w:szCs w:val="18"/>
        </w:rPr>
        <w:t>关键词：</w:t>
      </w:r>
      <w:r w:rsidR="00977EF2">
        <w:rPr>
          <w:rFonts w:hint="eastAsia"/>
          <w:sz w:val="18"/>
          <w:szCs w:val="18"/>
        </w:rPr>
        <w:t>安全鉴定</w:t>
      </w:r>
      <w:r>
        <w:rPr>
          <w:rFonts w:hint="eastAsia"/>
          <w:sz w:val="18"/>
          <w:szCs w:val="18"/>
        </w:rPr>
        <w:t>；</w:t>
      </w:r>
      <w:r w:rsidR="00977EF2">
        <w:rPr>
          <w:rFonts w:hint="eastAsia"/>
          <w:sz w:val="18"/>
          <w:szCs w:val="18"/>
        </w:rPr>
        <w:t>闸室</w:t>
      </w:r>
      <w:r>
        <w:rPr>
          <w:rFonts w:hint="eastAsia"/>
          <w:sz w:val="18"/>
          <w:szCs w:val="18"/>
        </w:rPr>
        <w:t>；</w:t>
      </w:r>
      <w:r w:rsidR="00977EF2">
        <w:rPr>
          <w:rFonts w:hint="eastAsia"/>
          <w:sz w:val="18"/>
          <w:szCs w:val="18"/>
        </w:rPr>
        <w:t>有限元分析</w:t>
      </w:r>
    </w:p>
    <w:p w:rsidR="00F2229C" w:rsidRDefault="00F2229C">
      <w:pPr>
        <w:spacing w:line="290" w:lineRule="exact"/>
        <w:ind w:rightChars="200" w:right="420"/>
        <w:rPr>
          <w:sz w:val="18"/>
          <w:szCs w:val="18"/>
        </w:rPr>
      </w:pPr>
      <w:r>
        <w:rPr>
          <w:rFonts w:eastAsia="黑体" w:hint="eastAsia"/>
          <w:sz w:val="18"/>
          <w:szCs w:val="18"/>
        </w:rPr>
        <w:t xml:space="preserve">  </w:t>
      </w:r>
    </w:p>
    <w:p w:rsidR="00F2229C" w:rsidRDefault="00F2229C">
      <w:pPr>
        <w:ind w:firstLineChars="200" w:firstLine="360"/>
        <w:rPr>
          <w:rFonts w:ascii="宋体" w:hAnsi="宋体"/>
          <w:sz w:val="18"/>
          <w:szCs w:val="18"/>
        </w:rPr>
        <w:sectPr w:rsidR="00F2229C">
          <w:pgSz w:w="11906" w:h="16838"/>
          <w:pgMar w:top="1587" w:right="1247" w:bottom="1247" w:left="1247" w:header="851" w:footer="907" w:gutter="0"/>
          <w:cols w:space="720"/>
          <w:docGrid w:type="lines" w:linePitch="301" w:charSpace="-98"/>
        </w:sectPr>
      </w:pPr>
    </w:p>
    <w:p w:rsidR="00F2229C" w:rsidRDefault="00F2229C">
      <w:pPr>
        <w:pStyle w:val="1"/>
        <w:spacing w:line="360" w:lineRule="auto"/>
        <w:rPr>
          <w:rFonts w:eastAsia="宋体"/>
          <w:b/>
        </w:rPr>
      </w:pPr>
      <w:r>
        <w:rPr>
          <w:rFonts w:eastAsia="宋体"/>
          <w:b/>
        </w:rPr>
        <w:lastRenderedPageBreak/>
        <w:t xml:space="preserve">1 </w:t>
      </w:r>
      <w:r>
        <w:rPr>
          <w:rFonts w:eastAsia="宋体" w:hAnsi="宋体"/>
          <w:b/>
        </w:rPr>
        <w:t>前言</w:t>
      </w:r>
    </w:p>
    <w:p w:rsidR="002D7113" w:rsidRDefault="0066747B" w:rsidP="00730201">
      <w:pPr>
        <w:spacing w:line="320" w:lineRule="exact"/>
        <w:ind w:firstLineChars="200" w:firstLine="420"/>
        <w:rPr>
          <w:rFonts w:hint="eastAsia"/>
        </w:rPr>
      </w:pPr>
      <w:r>
        <w:rPr>
          <w:rFonts w:hint="eastAsia"/>
        </w:rPr>
        <w:t>水闸</w:t>
      </w:r>
      <w:r w:rsidR="002D7113" w:rsidRPr="00730201">
        <w:t>安全鉴定是对水闸结构安全检查并进行安全类别评价，是水闸工程进行维修、加固、改建或重建的决策依据。</w:t>
      </w:r>
      <w:r w:rsidR="00730201">
        <w:rPr>
          <w:rFonts w:hint="eastAsia"/>
        </w:rPr>
        <w:t>在安全鉴定中，复核分析是必不可少且十分重要的步骤，通过复核分析可知水闸</w:t>
      </w:r>
      <w:r w:rsidR="00730201" w:rsidRPr="00C22610">
        <w:t>其防洪标准、渗流安全、结构安全（包括结构稳定、强度及消能防冲）、抗震安全、金属结构安全</w:t>
      </w:r>
      <w:r w:rsidR="00730201">
        <w:rPr>
          <w:rFonts w:hint="eastAsia"/>
        </w:rPr>
        <w:t>性</w:t>
      </w:r>
      <w:r w:rsidR="00730201" w:rsidRPr="00C22610">
        <w:t>，</w:t>
      </w:r>
      <w:r w:rsidR="00730201">
        <w:rPr>
          <w:rFonts w:hint="eastAsia"/>
        </w:rPr>
        <w:t>并</w:t>
      </w:r>
      <w:r w:rsidR="00730201" w:rsidRPr="00C22610">
        <w:t>给出安全复核评价级别</w:t>
      </w:r>
      <w:r w:rsidR="00730201">
        <w:rPr>
          <w:rFonts w:hint="eastAsia"/>
        </w:rPr>
        <w:t>。</w:t>
      </w:r>
    </w:p>
    <w:p w:rsidR="00F2229C" w:rsidRDefault="000E1180" w:rsidP="000E1180">
      <w:pPr>
        <w:spacing w:line="320" w:lineRule="exact"/>
        <w:ind w:firstLineChars="200" w:firstLine="420"/>
        <w:rPr>
          <w:rFonts w:hint="eastAsia"/>
        </w:rPr>
      </w:pPr>
      <w:r>
        <w:rPr>
          <w:rFonts w:hint="eastAsia"/>
        </w:rPr>
        <w:t>本文在</w:t>
      </w:r>
      <w:r w:rsidR="00730201">
        <w:rPr>
          <w:rFonts w:hint="eastAsia"/>
        </w:rPr>
        <w:t>传统理论方法计算</w:t>
      </w:r>
      <w:r>
        <w:rPr>
          <w:rFonts w:hint="eastAsia"/>
        </w:rPr>
        <w:t>的基础上</w:t>
      </w:r>
      <w:r w:rsidR="00730201">
        <w:rPr>
          <w:rFonts w:hint="eastAsia"/>
        </w:rPr>
        <w:t>，采用数值模拟方法</w:t>
      </w:r>
      <w:r>
        <w:rPr>
          <w:rFonts w:hint="eastAsia"/>
        </w:rPr>
        <w:t>对水闸闸室结构应力进行</w:t>
      </w:r>
      <w:r w:rsidR="00730201">
        <w:rPr>
          <w:rFonts w:hint="eastAsia"/>
        </w:rPr>
        <w:t>复核分析</w:t>
      </w:r>
      <w:r>
        <w:rPr>
          <w:rFonts w:hint="eastAsia"/>
        </w:rPr>
        <w:t>，为水闸安全鉴定复核计算提供新的方法。</w:t>
      </w:r>
      <w:r w:rsidR="00F2229C">
        <w:rPr>
          <w:rFonts w:hint="eastAsia"/>
        </w:rPr>
        <w:t>以</w:t>
      </w:r>
      <w:r w:rsidR="00730201">
        <w:rPr>
          <w:rFonts w:hint="eastAsia"/>
        </w:rPr>
        <w:t>江苏盐城</w:t>
      </w:r>
      <w:r>
        <w:rPr>
          <w:rFonts w:hint="eastAsia"/>
        </w:rPr>
        <w:t>川东</w:t>
      </w:r>
      <w:r w:rsidR="00730201">
        <w:rPr>
          <w:rFonts w:hint="eastAsia"/>
        </w:rPr>
        <w:t>水闸</w:t>
      </w:r>
      <w:r w:rsidR="00F2229C">
        <w:rPr>
          <w:rFonts w:hint="eastAsia"/>
        </w:rPr>
        <w:t>工程为例，</w:t>
      </w:r>
      <w:r w:rsidR="00730201">
        <w:rPr>
          <w:rFonts w:hint="eastAsia"/>
        </w:rPr>
        <w:t>运用</w:t>
      </w:r>
      <w:r w:rsidR="00730201" w:rsidRPr="00C05A2D">
        <w:rPr>
          <w:szCs w:val="21"/>
        </w:rPr>
        <w:t>三维有限元软件</w:t>
      </w:r>
      <w:r w:rsidR="00730201" w:rsidRPr="00C05A2D">
        <w:rPr>
          <w:szCs w:val="21"/>
        </w:rPr>
        <w:t>ABAQUS</w:t>
      </w:r>
      <w:r w:rsidR="00730201">
        <w:rPr>
          <w:rFonts w:hint="eastAsia"/>
        </w:rPr>
        <w:t>分析了水闸不同部位的应力分布情况，为水闸安全鉴定复核分析提供了重要的依据</w:t>
      </w:r>
      <w:r w:rsidR="00F2229C">
        <w:rPr>
          <w:rFonts w:hint="eastAsia"/>
        </w:rPr>
        <w:t>。</w:t>
      </w:r>
    </w:p>
    <w:p w:rsidR="00F2229C" w:rsidRDefault="00483746">
      <w:pPr>
        <w:pStyle w:val="1"/>
        <w:spacing w:line="360" w:lineRule="auto"/>
        <w:rPr>
          <w:rFonts w:eastAsia="宋体" w:hint="eastAsia"/>
          <w:b/>
        </w:rPr>
      </w:pPr>
      <w:r>
        <w:rPr>
          <w:rFonts w:eastAsia="宋体" w:hint="eastAsia"/>
          <w:b/>
        </w:rPr>
        <w:t>2</w:t>
      </w:r>
      <w:r w:rsidR="00F2229C">
        <w:rPr>
          <w:rFonts w:eastAsia="宋体" w:hint="eastAsia"/>
          <w:b/>
        </w:rPr>
        <w:t xml:space="preserve"> </w:t>
      </w:r>
      <w:r>
        <w:rPr>
          <w:rFonts w:eastAsia="宋体" w:hint="eastAsia"/>
          <w:b/>
        </w:rPr>
        <w:t>工程概况及</w:t>
      </w:r>
      <w:r w:rsidR="00F2229C">
        <w:rPr>
          <w:rFonts w:eastAsia="宋体" w:hint="eastAsia"/>
          <w:b/>
        </w:rPr>
        <w:t>理论分析研究</w:t>
      </w:r>
    </w:p>
    <w:p w:rsidR="00483746" w:rsidRDefault="00483746" w:rsidP="00483746">
      <w:pPr>
        <w:spacing w:line="360" w:lineRule="auto"/>
        <w:rPr>
          <w:rFonts w:hint="eastAsia"/>
          <w:b/>
          <w:bCs/>
          <w:szCs w:val="21"/>
        </w:rPr>
      </w:pPr>
      <w:r>
        <w:rPr>
          <w:rFonts w:hint="eastAsia"/>
          <w:b/>
          <w:szCs w:val="21"/>
        </w:rPr>
        <w:t>2.1</w:t>
      </w:r>
      <w:r>
        <w:rPr>
          <w:rFonts w:hint="eastAsia"/>
          <w:b/>
          <w:sz w:val="24"/>
        </w:rPr>
        <w:t xml:space="preserve"> </w:t>
      </w:r>
      <w:r>
        <w:rPr>
          <w:rFonts w:hint="eastAsia"/>
          <w:b/>
          <w:bCs/>
          <w:szCs w:val="21"/>
        </w:rPr>
        <w:t>工程概况</w:t>
      </w:r>
    </w:p>
    <w:p w:rsidR="00483746" w:rsidRPr="00483746" w:rsidRDefault="00483746" w:rsidP="00483746">
      <w:pPr>
        <w:pStyle w:val="af5"/>
        <w:spacing w:line="320" w:lineRule="exact"/>
        <w:ind w:firstLineChars="200" w:firstLine="420"/>
        <w:rPr>
          <w:rFonts w:hint="eastAsia"/>
          <w:sz w:val="21"/>
          <w:szCs w:val="21"/>
        </w:rPr>
      </w:pPr>
      <w:r>
        <w:rPr>
          <w:rFonts w:hint="eastAsia"/>
          <w:sz w:val="21"/>
          <w:szCs w:val="21"/>
        </w:rPr>
        <w:t>川东闸</w:t>
      </w:r>
      <w:r w:rsidRPr="00C05A2D">
        <w:rPr>
          <w:sz w:val="21"/>
          <w:szCs w:val="21"/>
        </w:rPr>
        <w:t>闸身总净宽</w:t>
      </w:r>
      <w:r w:rsidRPr="00C05A2D">
        <w:rPr>
          <w:sz w:val="21"/>
          <w:szCs w:val="21"/>
        </w:rPr>
        <w:t>1</w:t>
      </w:r>
      <w:r w:rsidRPr="00C05A2D">
        <w:rPr>
          <w:rFonts w:hint="eastAsia"/>
          <w:sz w:val="21"/>
          <w:szCs w:val="21"/>
        </w:rPr>
        <w:t>0</w:t>
      </w:r>
      <w:r w:rsidRPr="00C05A2D">
        <w:rPr>
          <w:sz w:val="21"/>
          <w:szCs w:val="21"/>
        </w:rPr>
        <w:t>0m</w:t>
      </w:r>
      <w:r w:rsidRPr="00C05A2D">
        <w:rPr>
          <w:sz w:val="21"/>
          <w:szCs w:val="21"/>
        </w:rPr>
        <w:t>，每孔净宽</w:t>
      </w:r>
      <w:r w:rsidRPr="00C05A2D">
        <w:rPr>
          <w:sz w:val="21"/>
          <w:szCs w:val="21"/>
        </w:rPr>
        <w:t>10m</w:t>
      </w:r>
      <w:r w:rsidRPr="00C05A2D">
        <w:rPr>
          <w:sz w:val="21"/>
          <w:szCs w:val="21"/>
        </w:rPr>
        <w:t>，共</w:t>
      </w:r>
      <w:r w:rsidRPr="00C05A2D">
        <w:rPr>
          <w:sz w:val="21"/>
          <w:szCs w:val="21"/>
        </w:rPr>
        <w:t>1</w:t>
      </w:r>
      <w:r w:rsidRPr="00C05A2D">
        <w:rPr>
          <w:rFonts w:hint="eastAsia"/>
          <w:sz w:val="21"/>
          <w:szCs w:val="21"/>
        </w:rPr>
        <w:t>0</w:t>
      </w:r>
      <w:r w:rsidRPr="00C05A2D">
        <w:rPr>
          <w:sz w:val="21"/>
          <w:szCs w:val="21"/>
        </w:rPr>
        <w:t>孔</w:t>
      </w:r>
      <w:r w:rsidRPr="00C05A2D">
        <w:rPr>
          <w:rFonts w:hint="eastAsia"/>
          <w:sz w:val="21"/>
          <w:szCs w:val="21"/>
        </w:rPr>
        <w:t>。</w:t>
      </w:r>
      <w:r w:rsidRPr="00C05A2D">
        <w:rPr>
          <w:sz w:val="21"/>
          <w:szCs w:val="21"/>
        </w:rPr>
        <w:t>通航孔单独一联，呈</w:t>
      </w:r>
      <w:r w:rsidRPr="00C05A2D">
        <w:rPr>
          <w:rFonts w:hint="eastAsia"/>
          <w:sz w:val="21"/>
          <w:szCs w:val="21"/>
        </w:rPr>
        <w:t>“</w:t>
      </w:r>
      <w:r w:rsidRPr="00C05A2D">
        <w:rPr>
          <w:sz w:val="21"/>
          <w:szCs w:val="21"/>
        </w:rPr>
        <w:t>U</w:t>
      </w:r>
      <w:r w:rsidRPr="00C05A2D">
        <w:rPr>
          <w:rFonts w:hint="eastAsia"/>
          <w:sz w:val="21"/>
          <w:szCs w:val="21"/>
        </w:rPr>
        <w:t>”</w:t>
      </w:r>
      <w:r w:rsidRPr="00C05A2D">
        <w:rPr>
          <w:sz w:val="21"/>
          <w:szCs w:val="21"/>
        </w:rPr>
        <w:t>字形结构布置于左岸，泄洪孔每两孔一联，每联呈</w:t>
      </w:r>
      <w:r w:rsidRPr="00C05A2D">
        <w:rPr>
          <w:rFonts w:hint="eastAsia"/>
          <w:sz w:val="21"/>
          <w:szCs w:val="21"/>
        </w:rPr>
        <w:t>“</w:t>
      </w:r>
      <w:r w:rsidRPr="00C05A2D">
        <w:rPr>
          <w:sz w:val="21"/>
          <w:szCs w:val="21"/>
        </w:rPr>
        <w:t>山</w:t>
      </w:r>
      <w:r w:rsidRPr="00C05A2D">
        <w:rPr>
          <w:rFonts w:hint="eastAsia"/>
          <w:sz w:val="21"/>
          <w:szCs w:val="21"/>
        </w:rPr>
        <w:t>”</w:t>
      </w:r>
      <w:r w:rsidRPr="00C05A2D">
        <w:rPr>
          <w:sz w:val="21"/>
          <w:szCs w:val="21"/>
        </w:rPr>
        <w:t>字形结构，剩余一孔泄洪孔单独一联，布置于</w:t>
      </w:r>
      <w:r w:rsidRPr="00C05A2D">
        <w:rPr>
          <w:rFonts w:hint="eastAsia"/>
          <w:sz w:val="21"/>
          <w:szCs w:val="21"/>
        </w:rPr>
        <w:t>右岸，</w:t>
      </w:r>
      <w:r w:rsidRPr="00C05A2D">
        <w:rPr>
          <w:sz w:val="21"/>
          <w:szCs w:val="21"/>
        </w:rPr>
        <w:t>共</w:t>
      </w:r>
      <w:r w:rsidRPr="00C05A2D">
        <w:rPr>
          <w:rFonts w:hint="eastAsia"/>
          <w:sz w:val="21"/>
          <w:szCs w:val="21"/>
        </w:rPr>
        <w:t>6</w:t>
      </w:r>
      <w:r w:rsidRPr="00C05A2D">
        <w:rPr>
          <w:sz w:val="21"/>
          <w:szCs w:val="21"/>
        </w:rPr>
        <w:t>联。闸身顺水流向长</w:t>
      </w:r>
      <w:r w:rsidRPr="00C05A2D">
        <w:rPr>
          <w:sz w:val="21"/>
          <w:szCs w:val="21"/>
        </w:rPr>
        <w:t>16.5m</w:t>
      </w:r>
      <w:r w:rsidRPr="00C05A2D">
        <w:rPr>
          <w:sz w:val="21"/>
          <w:szCs w:val="21"/>
        </w:rPr>
        <w:t>，垂直水流向长</w:t>
      </w:r>
      <w:r w:rsidRPr="00C05A2D">
        <w:rPr>
          <w:rFonts w:hint="eastAsia"/>
          <w:sz w:val="21"/>
          <w:szCs w:val="21"/>
        </w:rPr>
        <w:t>117.7</w:t>
      </w:r>
      <w:r w:rsidRPr="00C05A2D">
        <w:rPr>
          <w:sz w:val="21"/>
          <w:szCs w:val="21"/>
        </w:rPr>
        <w:t>m</w:t>
      </w:r>
      <w:r w:rsidRPr="00C05A2D">
        <w:rPr>
          <w:sz w:val="21"/>
          <w:szCs w:val="21"/>
        </w:rPr>
        <w:t>，闸底板面高程为</w:t>
      </w:r>
      <w:r w:rsidRPr="00C05A2D">
        <w:rPr>
          <w:rFonts w:hint="eastAsia"/>
          <w:sz w:val="21"/>
          <w:szCs w:val="21"/>
        </w:rPr>
        <w:t>▽</w:t>
      </w:r>
      <w:r w:rsidRPr="00C05A2D">
        <w:rPr>
          <w:sz w:val="21"/>
          <w:szCs w:val="21"/>
        </w:rPr>
        <w:t>-2.</w:t>
      </w:r>
      <w:r w:rsidRPr="00C05A2D">
        <w:rPr>
          <w:rFonts w:hint="eastAsia"/>
          <w:sz w:val="21"/>
          <w:szCs w:val="21"/>
        </w:rPr>
        <w:t>5</w:t>
      </w:r>
      <w:r w:rsidRPr="00C05A2D">
        <w:rPr>
          <w:sz w:val="21"/>
          <w:szCs w:val="21"/>
        </w:rPr>
        <w:t>m</w:t>
      </w:r>
      <w:r w:rsidRPr="00C05A2D">
        <w:rPr>
          <w:sz w:val="21"/>
          <w:szCs w:val="21"/>
        </w:rPr>
        <w:t>，底板厚</w:t>
      </w:r>
      <w:r w:rsidRPr="00C05A2D">
        <w:rPr>
          <w:sz w:val="21"/>
          <w:szCs w:val="21"/>
        </w:rPr>
        <w:t>1.5m</w:t>
      </w:r>
      <w:r w:rsidRPr="00C05A2D">
        <w:rPr>
          <w:sz w:val="21"/>
          <w:szCs w:val="21"/>
        </w:rPr>
        <w:t>。</w:t>
      </w:r>
    </w:p>
    <w:p w:rsidR="00483746" w:rsidRPr="00483746" w:rsidRDefault="00483746" w:rsidP="00483746">
      <w:pPr>
        <w:spacing w:line="360" w:lineRule="auto"/>
        <w:rPr>
          <w:rFonts w:hint="eastAsia"/>
          <w:b/>
          <w:szCs w:val="21"/>
        </w:rPr>
      </w:pPr>
      <w:r>
        <w:rPr>
          <w:rFonts w:hint="eastAsia"/>
          <w:b/>
          <w:szCs w:val="21"/>
        </w:rPr>
        <w:t>2.2</w:t>
      </w:r>
      <w:r w:rsidRPr="00483746">
        <w:rPr>
          <w:rFonts w:hint="eastAsia"/>
          <w:b/>
          <w:szCs w:val="21"/>
        </w:rPr>
        <w:t xml:space="preserve"> </w:t>
      </w:r>
      <w:r>
        <w:rPr>
          <w:rFonts w:hint="eastAsia"/>
          <w:b/>
          <w:szCs w:val="21"/>
        </w:rPr>
        <w:t>理论分析</w:t>
      </w:r>
    </w:p>
    <w:p w:rsidR="00C05A2D" w:rsidRPr="00C05A2D" w:rsidRDefault="00C05A2D" w:rsidP="00C05A2D">
      <w:pPr>
        <w:pStyle w:val="af3"/>
        <w:spacing w:line="320" w:lineRule="exact"/>
        <w:ind w:firstLine="420"/>
        <w:rPr>
          <w:color w:val="auto"/>
          <w:sz w:val="21"/>
          <w:szCs w:val="21"/>
        </w:rPr>
      </w:pPr>
      <w:r w:rsidRPr="00C05A2D">
        <w:rPr>
          <w:color w:val="auto"/>
          <w:sz w:val="21"/>
          <w:szCs w:val="21"/>
        </w:rPr>
        <w:t>为了对</w:t>
      </w:r>
      <w:r w:rsidRPr="00C05A2D">
        <w:rPr>
          <w:rFonts w:hint="eastAsia"/>
          <w:color w:val="auto"/>
          <w:sz w:val="21"/>
          <w:szCs w:val="21"/>
        </w:rPr>
        <w:t>川东港闸</w:t>
      </w:r>
      <w:r w:rsidRPr="00C05A2D">
        <w:rPr>
          <w:color w:val="auto"/>
          <w:sz w:val="21"/>
          <w:szCs w:val="21"/>
        </w:rPr>
        <w:t>整体结构的受力状态有一个比较全面的了解，有必要采用三维有限元软件</w:t>
      </w:r>
      <w:r w:rsidRPr="00C05A2D">
        <w:rPr>
          <w:color w:val="auto"/>
          <w:sz w:val="21"/>
          <w:szCs w:val="21"/>
        </w:rPr>
        <w:t>ABAQUS</w:t>
      </w:r>
      <w:r w:rsidRPr="00C05A2D">
        <w:rPr>
          <w:color w:val="auto"/>
          <w:sz w:val="21"/>
          <w:szCs w:val="21"/>
        </w:rPr>
        <w:t>对其整体强度和稳定性进行研究分析，</w:t>
      </w:r>
      <w:r w:rsidRPr="00C05A2D">
        <w:rPr>
          <w:color w:val="auto"/>
          <w:sz w:val="21"/>
          <w:szCs w:val="21"/>
        </w:rPr>
        <w:lastRenderedPageBreak/>
        <w:t>并对其安全性进行评价。有限元计算法是目前解决复杂空间结构力学问题最有效的数值方法之一。它可以方便地处理各种复杂的几何条件、物理条件和荷载条件。对于实际工程问题，可以根据变形和受力特点的不同，采用不同类型的单元进行离散，以提高对工程问题的计算效率和计算精度。</w:t>
      </w:r>
    </w:p>
    <w:p w:rsidR="00C05A2D" w:rsidRPr="00C05A2D" w:rsidRDefault="00C05A2D" w:rsidP="00C05A2D">
      <w:pPr>
        <w:pStyle w:val="af3"/>
        <w:spacing w:line="320" w:lineRule="exact"/>
        <w:ind w:firstLine="420"/>
        <w:rPr>
          <w:sz w:val="21"/>
          <w:szCs w:val="21"/>
        </w:rPr>
      </w:pPr>
      <w:r w:rsidRPr="00C05A2D">
        <w:rPr>
          <w:color w:val="auto"/>
          <w:sz w:val="21"/>
          <w:szCs w:val="21"/>
        </w:rPr>
        <w:t>有限元法是单元体之间在节点处相互铰结，形成离散结构将连续体用网格划分为有限数目个单元体，这，用这些离散结构来代替原来的连续体结构，以分析应力和变形，将荷载移置作用于离散结构的节点上，成为节点荷载。应力</w:t>
      </w:r>
      <w:r w:rsidRPr="00C05A2D">
        <w:rPr>
          <w:color w:val="auto"/>
          <w:sz w:val="21"/>
          <w:szCs w:val="21"/>
        </w:rPr>
        <w:t>—</w:t>
      </w:r>
      <w:r w:rsidRPr="00C05A2D">
        <w:rPr>
          <w:color w:val="auto"/>
          <w:sz w:val="21"/>
          <w:szCs w:val="21"/>
        </w:rPr>
        <w:t>应变关系表示为</w:t>
      </w:r>
      <w:r w:rsidRPr="00C05A2D">
        <w:rPr>
          <w:sz w:val="21"/>
          <w:szCs w:val="21"/>
        </w:rPr>
        <w:t>：</w:t>
      </w:r>
    </w:p>
    <w:p w:rsidR="00C05A2D" w:rsidRPr="00C05A2D" w:rsidRDefault="00C05A2D" w:rsidP="002C22A1">
      <w:pPr>
        <w:pStyle w:val="31"/>
        <w:wordWrap w:val="0"/>
        <w:spacing w:after="0" w:line="320" w:lineRule="exact"/>
        <w:ind w:firstLine="480"/>
        <w:jc w:val="right"/>
        <w:rPr>
          <w:color w:val="000000"/>
          <w:sz w:val="21"/>
          <w:szCs w:val="21"/>
        </w:rPr>
      </w:pPr>
      <w:r w:rsidRPr="00C05A2D">
        <w:rPr>
          <w:color w:val="000000"/>
          <w:position w:val="-10"/>
          <w:sz w:val="21"/>
          <w:szCs w:val="21"/>
        </w:rPr>
        <w:object w:dxaOrig="123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15.9pt" o:ole="">
            <v:imagedata r:id="rId8" o:title=""/>
          </v:shape>
          <o:OLEObject Type="Embed" ProgID="Equation.3" ShapeID="_x0000_i1025" DrawAspect="Content" ObjectID="_1640699556" r:id="rId9"/>
        </w:object>
      </w:r>
      <w:r w:rsidR="002C22A1">
        <w:rPr>
          <w:color w:val="000000"/>
          <w:sz w:val="21"/>
          <w:szCs w:val="21"/>
        </w:rPr>
        <w:t xml:space="preserve">      </w:t>
      </w:r>
      <w:r w:rsidR="002C22A1">
        <w:rPr>
          <w:rFonts w:hint="eastAsia"/>
          <w:color w:val="000000"/>
          <w:sz w:val="21"/>
          <w:szCs w:val="21"/>
        </w:rPr>
        <w:t xml:space="preserve">   </w:t>
      </w:r>
      <w:r w:rsidR="002C22A1">
        <w:rPr>
          <w:color w:val="000000"/>
          <w:sz w:val="21"/>
          <w:szCs w:val="21"/>
        </w:rPr>
        <w:t xml:space="preserve">   </w:t>
      </w:r>
      <w:r w:rsidRPr="00C05A2D">
        <w:rPr>
          <w:color w:val="000000"/>
          <w:sz w:val="21"/>
          <w:szCs w:val="21"/>
        </w:rPr>
        <w:t>（</w:t>
      </w:r>
      <w:r w:rsidRPr="00C05A2D">
        <w:rPr>
          <w:color w:val="000000"/>
          <w:sz w:val="21"/>
          <w:szCs w:val="21"/>
        </w:rPr>
        <w:t>1</w:t>
      </w:r>
      <w:r w:rsidRPr="00C05A2D">
        <w:rPr>
          <w:color w:val="000000"/>
          <w:sz w:val="21"/>
          <w:szCs w:val="21"/>
        </w:rPr>
        <w:t>）</w:t>
      </w:r>
    </w:p>
    <w:p w:rsidR="00C05A2D" w:rsidRPr="00C05A2D" w:rsidRDefault="00C05A2D" w:rsidP="00C05A2D">
      <w:pPr>
        <w:pStyle w:val="31"/>
        <w:spacing w:after="0" w:line="320" w:lineRule="exact"/>
        <w:ind w:firstLine="480"/>
        <w:rPr>
          <w:color w:val="000000"/>
          <w:sz w:val="21"/>
          <w:szCs w:val="21"/>
        </w:rPr>
      </w:pPr>
      <w:r w:rsidRPr="00C05A2D">
        <w:rPr>
          <w:color w:val="000000"/>
          <w:sz w:val="21"/>
          <w:szCs w:val="21"/>
        </w:rPr>
        <w:t>式中：</w:t>
      </w:r>
      <w:r w:rsidRPr="00C05A2D">
        <w:rPr>
          <w:color w:val="000000"/>
          <w:position w:val="-10"/>
          <w:sz w:val="21"/>
          <w:szCs w:val="21"/>
        </w:rPr>
        <w:object w:dxaOrig="510" w:dyaOrig="315">
          <v:shape id="_x0000_i1026" type="#_x0000_t75" style="width:25.25pt;height:15.9pt" o:ole="">
            <v:imagedata r:id="rId10" o:title=""/>
          </v:shape>
          <o:OLEObject Type="Embed" ProgID="Equation.3" ShapeID="_x0000_i1026" DrawAspect="Content" ObjectID="_1640699557" r:id="rId11"/>
        </w:object>
      </w:r>
      <w:r w:rsidRPr="00C05A2D">
        <w:rPr>
          <w:color w:val="000000"/>
          <w:sz w:val="21"/>
          <w:szCs w:val="21"/>
        </w:rPr>
        <w:t>为弹性矩阵。由虚位移原理和应力</w:t>
      </w:r>
      <w:r w:rsidRPr="00C05A2D">
        <w:rPr>
          <w:color w:val="000000"/>
          <w:sz w:val="21"/>
          <w:szCs w:val="21"/>
        </w:rPr>
        <w:t>—</w:t>
      </w:r>
      <w:r w:rsidRPr="00C05A2D">
        <w:rPr>
          <w:color w:val="000000"/>
          <w:sz w:val="21"/>
          <w:szCs w:val="21"/>
        </w:rPr>
        <w:t>应变关系，可建立节点荷载和节点位移之间的关系，即</w:t>
      </w:r>
    </w:p>
    <w:p w:rsidR="00C05A2D" w:rsidRPr="00C05A2D" w:rsidRDefault="00C05A2D" w:rsidP="002C22A1">
      <w:pPr>
        <w:pStyle w:val="31"/>
        <w:wordWrap w:val="0"/>
        <w:spacing w:after="0" w:line="320" w:lineRule="exact"/>
        <w:ind w:firstLine="480"/>
        <w:jc w:val="right"/>
        <w:rPr>
          <w:color w:val="000000"/>
          <w:sz w:val="21"/>
          <w:szCs w:val="21"/>
        </w:rPr>
      </w:pPr>
      <w:r w:rsidRPr="00C05A2D">
        <w:rPr>
          <w:color w:val="000000"/>
          <w:position w:val="-10"/>
          <w:sz w:val="21"/>
          <w:szCs w:val="21"/>
        </w:rPr>
        <w:object w:dxaOrig="1245" w:dyaOrig="315">
          <v:shape id="_x0000_i1027" type="#_x0000_t75" style="width:62.65pt;height:15.9pt" o:ole="">
            <v:imagedata r:id="rId12" o:title=""/>
          </v:shape>
          <o:OLEObject Type="Embed" ProgID="Equation.3" ShapeID="_x0000_i1027" DrawAspect="Content" ObjectID="_1640699558" r:id="rId13"/>
        </w:object>
      </w:r>
      <w:r w:rsidRPr="00C05A2D">
        <w:rPr>
          <w:color w:val="000000"/>
          <w:sz w:val="21"/>
          <w:szCs w:val="21"/>
        </w:rPr>
        <w:t xml:space="preserve">        </w:t>
      </w:r>
      <w:r w:rsidR="002C22A1">
        <w:rPr>
          <w:rFonts w:hint="eastAsia"/>
          <w:color w:val="000000"/>
          <w:sz w:val="21"/>
          <w:szCs w:val="21"/>
        </w:rPr>
        <w:t xml:space="preserve">    </w:t>
      </w:r>
      <w:r w:rsidRPr="00C05A2D">
        <w:rPr>
          <w:color w:val="000000"/>
          <w:sz w:val="21"/>
          <w:szCs w:val="21"/>
        </w:rPr>
        <w:t>（</w:t>
      </w:r>
      <w:r w:rsidRPr="00C05A2D">
        <w:rPr>
          <w:color w:val="000000"/>
          <w:sz w:val="21"/>
          <w:szCs w:val="21"/>
        </w:rPr>
        <w:t>2</w:t>
      </w:r>
      <w:r w:rsidRPr="00C05A2D">
        <w:rPr>
          <w:color w:val="000000"/>
          <w:sz w:val="21"/>
          <w:szCs w:val="21"/>
        </w:rPr>
        <w:t>）</w:t>
      </w:r>
    </w:p>
    <w:p w:rsidR="00C05A2D" w:rsidRPr="00C05A2D" w:rsidRDefault="00C05A2D" w:rsidP="00C05A2D">
      <w:pPr>
        <w:pStyle w:val="af3"/>
        <w:spacing w:line="320" w:lineRule="exact"/>
        <w:ind w:firstLine="420"/>
        <w:rPr>
          <w:color w:val="auto"/>
          <w:sz w:val="21"/>
          <w:szCs w:val="21"/>
        </w:rPr>
      </w:pPr>
      <w:r w:rsidRPr="00C05A2D">
        <w:rPr>
          <w:color w:val="auto"/>
          <w:sz w:val="21"/>
          <w:szCs w:val="21"/>
        </w:rPr>
        <w:t>式中：</w:t>
      </w:r>
      <w:r w:rsidRPr="00C05A2D">
        <w:rPr>
          <w:color w:val="auto"/>
          <w:sz w:val="21"/>
          <w:szCs w:val="21"/>
        </w:rPr>
        <w:object w:dxaOrig="495" w:dyaOrig="300">
          <v:shape id="_x0000_i1028" type="#_x0000_t75" style="width:24.3pt;height:14.95pt" o:ole="">
            <v:imagedata r:id="rId14" o:title=""/>
          </v:shape>
          <o:OLEObject Type="Embed" ProgID="Equation.3" ShapeID="_x0000_i1028" DrawAspect="Content" ObjectID="_1640699559" r:id="rId15"/>
        </w:object>
      </w:r>
      <w:r w:rsidRPr="00C05A2D">
        <w:rPr>
          <w:color w:val="auto"/>
          <w:sz w:val="21"/>
          <w:szCs w:val="21"/>
        </w:rPr>
        <w:t>，</w:t>
      </w:r>
      <w:r w:rsidRPr="00C05A2D">
        <w:rPr>
          <w:color w:val="auto"/>
          <w:sz w:val="21"/>
          <w:szCs w:val="21"/>
        </w:rPr>
        <w:object w:dxaOrig="480" w:dyaOrig="300">
          <v:shape id="_x0000_i1029" type="#_x0000_t75" style="width:24.3pt;height:14.95pt" o:ole="">
            <v:imagedata r:id="rId16" o:title=""/>
          </v:shape>
          <o:OLEObject Type="Embed" ProgID="Equation.3" ShapeID="_x0000_i1029" DrawAspect="Content" ObjectID="_1640699560" r:id="rId17"/>
        </w:object>
      </w:r>
      <w:r w:rsidRPr="00C05A2D">
        <w:rPr>
          <w:color w:val="auto"/>
          <w:sz w:val="21"/>
          <w:szCs w:val="21"/>
        </w:rPr>
        <w:t>，</w:t>
      </w:r>
      <w:r w:rsidRPr="00C05A2D">
        <w:rPr>
          <w:color w:val="auto"/>
          <w:sz w:val="21"/>
          <w:szCs w:val="21"/>
        </w:rPr>
        <w:object w:dxaOrig="525" w:dyaOrig="300">
          <v:shape id="_x0000_i1030" type="#_x0000_t75" style="width:26.2pt;height:14.95pt" o:ole="">
            <v:imagedata r:id="rId18" o:title=""/>
          </v:shape>
          <o:OLEObject Type="Embed" ProgID="Equation.3" ShapeID="_x0000_i1030" DrawAspect="Content" ObjectID="_1640699561" r:id="rId19"/>
        </w:object>
      </w:r>
      <w:r w:rsidRPr="00C05A2D">
        <w:rPr>
          <w:color w:val="auto"/>
          <w:sz w:val="21"/>
          <w:szCs w:val="21"/>
        </w:rPr>
        <w:t>分别为刚度矩阵，节点位移和节点荷载列阵。解方程可求得位移，进而可推出应变</w:t>
      </w:r>
      <w:r w:rsidRPr="00C05A2D">
        <w:rPr>
          <w:color w:val="auto"/>
          <w:sz w:val="21"/>
          <w:szCs w:val="21"/>
        </w:rPr>
        <w:object w:dxaOrig="465" w:dyaOrig="300">
          <v:shape id="_x0000_i1031" type="#_x0000_t75" style="width:23.4pt;height:14.95pt" o:ole="">
            <v:imagedata r:id="rId20" o:title=""/>
          </v:shape>
          <o:OLEObject Type="Embed" ProgID="Equation.3" ShapeID="_x0000_i1031" DrawAspect="Content" ObjectID="_1640699562" r:id="rId21"/>
        </w:object>
      </w:r>
      <w:r w:rsidRPr="00C05A2D">
        <w:rPr>
          <w:color w:val="auto"/>
          <w:sz w:val="21"/>
          <w:szCs w:val="21"/>
        </w:rPr>
        <w:t>和应力</w:t>
      </w:r>
      <w:r w:rsidRPr="00C05A2D">
        <w:rPr>
          <w:color w:val="auto"/>
          <w:sz w:val="21"/>
          <w:szCs w:val="21"/>
        </w:rPr>
        <w:object w:dxaOrig="495" w:dyaOrig="300">
          <v:shape id="_x0000_i1032" type="#_x0000_t75" style="width:24.3pt;height:14.95pt" o:ole="">
            <v:imagedata r:id="rId22" o:title=""/>
          </v:shape>
          <o:OLEObject Type="Embed" ProgID="Equation.3" ShapeID="_x0000_i1032" DrawAspect="Content" ObjectID="_1640699563" r:id="rId23"/>
        </w:object>
      </w:r>
      <w:r w:rsidRPr="00C05A2D">
        <w:rPr>
          <w:color w:val="auto"/>
          <w:sz w:val="21"/>
          <w:szCs w:val="21"/>
        </w:rPr>
        <w:t>的分布。</w:t>
      </w:r>
    </w:p>
    <w:p w:rsidR="00F2229C" w:rsidRDefault="00C05A2D" w:rsidP="00C05A2D">
      <w:pPr>
        <w:spacing w:line="320" w:lineRule="exact"/>
        <w:ind w:firstLineChars="200" w:firstLine="420"/>
        <w:textAlignment w:val="center"/>
      </w:pPr>
      <w:r w:rsidRPr="00C05A2D">
        <w:rPr>
          <w:szCs w:val="21"/>
        </w:rPr>
        <w:t>根据</w:t>
      </w:r>
      <w:r w:rsidRPr="00C05A2D">
        <w:rPr>
          <w:rFonts w:hint="eastAsia"/>
          <w:szCs w:val="21"/>
        </w:rPr>
        <w:t>川东港闸</w:t>
      </w:r>
      <w:r w:rsidRPr="00C05A2D">
        <w:rPr>
          <w:szCs w:val="21"/>
        </w:rPr>
        <w:t>工程的结构特征和受力特点，将地基、闸室、闸墩等一起建模，考虑它们之间的相互作用。各种结构离散成四面体单元等参单元，单元之间通过有限个点连接起来。所考虑的荷载按有关规范进行处理。</w:t>
      </w:r>
      <w:r w:rsidR="00F2229C">
        <w:rPr>
          <w:rFonts w:hint="eastAsia"/>
        </w:rPr>
        <w:t xml:space="preserve">  </w:t>
      </w:r>
    </w:p>
    <w:p w:rsidR="00F2229C" w:rsidRDefault="00483746">
      <w:pPr>
        <w:pStyle w:val="1"/>
        <w:spacing w:line="360" w:lineRule="auto"/>
        <w:rPr>
          <w:rFonts w:eastAsia="宋体"/>
          <w:b/>
        </w:rPr>
      </w:pPr>
      <w:r>
        <w:rPr>
          <w:rFonts w:eastAsia="宋体" w:hint="eastAsia"/>
          <w:b/>
        </w:rPr>
        <w:lastRenderedPageBreak/>
        <w:t>3</w:t>
      </w:r>
      <w:r w:rsidR="00F2229C">
        <w:rPr>
          <w:rFonts w:eastAsia="宋体" w:hint="eastAsia"/>
          <w:b/>
        </w:rPr>
        <w:t>数值模拟计算及结果分析</w:t>
      </w:r>
    </w:p>
    <w:p w:rsidR="00F2229C" w:rsidRDefault="00483746">
      <w:pPr>
        <w:spacing w:line="360" w:lineRule="auto"/>
        <w:rPr>
          <w:rFonts w:hint="eastAsia"/>
          <w:b/>
          <w:bCs/>
          <w:szCs w:val="21"/>
        </w:rPr>
      </w:pPr>
      <w:r>
        <w:rPr>
          <w:rFonts w:hint="eastAsia"/>
          <w:b/>
          <w:szCs w:val="21"/>
        </w:rPr>
        <w:t xml:space="preserve">3.1 </w:t>
      </w:r>
      <w:r w:rsidR="000E1180">
        <w:rPr>
          <w:rFonts w:hint="eastAsia"/>
          <w:b/>
          <w:bCs/>
          <w:szCs w:val="21"/>
        </w:rPr>
        <w:t>闸室复核</w:t>
      </w:r>
      <w:r w:rsidR="00F2229C">
        <w:rPr>
          <w:rFonts w:hint="eastAsia"/>
          <w:b/>
          <w:bCs/>
          <w:szCs w:val="21"/>
        </w:rPr>
        <w:t>分析计算模型</w:t>
      </w:r>
    </w:p>
    <w:p w:rsidR="00C05A2D" w:rsidRPr="00C05A2D" w:rsidRDefault="00C05A2D" w:rsidP="00C05A2D">
      <w:pPr>
        <w:pStyle w:val="af3"/>
        <w:spacing w:line="320" w:lineRule="exact"/>
        <w:ind w:firstLine="420"/>
        <w:rPr>
          <w:color w:val="auto"/>
          <w:sz w:val="21"/>
          <w:szCs w:val="21"/>
        </w:rPr>
      </w:pPr>
      <w:r w:rsidRPr="00C05A2D">
        <w:rPr>
          <w:color w:val="auto"/>
          <w:sz w:val="21"/>
          <w:szCs w:val="21"/>
        </w:rPr>
        <w:t>本次计算</w:t>
      </w:r>
      <w:r w:rsidRPr="00C05A2D">
        <w:rPr>
          <w:rFonts w:hint="eastAsia"/>
          <w:color w:val="auto"/>
          <w:sz w:val="21"/>
          <w:szCs w:val="21"/>
        </w:rPr>
        <w:t>川东港闸</w:t>
      </w:r>
      <w:r w:rsidRPr="00C05A2D">
        <w:rPr>
          <w:color w:val="auto"/>
          <w:sz w:val="21"/>
          <w:szCs w:val="21"/>
        </w:rPr>
        <w:t>的地基在顺水流方向取</w:t>
      </w:r>
      <w:r w:rsidRPr="00C05A2D">
        <w:rPr>
          <w:rFonts w:hint="eastAsia"/>
          <w:color w:val="auto"/>
          <w:sz w:val="21"/>
          <w:szCs w:val="21"/>
        </w:rPr>
        <w:t>49.5</w:t>
      </w:r>
      <w:r w:rsidRPr="00C05A2D">
        <w:rPr>
          <w:color w:val="auto"/>
          <w:sz w:val="21"/>
          <w:szCs w:val="21"/>
        </w:rPr>
        <w:t>m</w:t>
      </w:r>
      <w:r w:rsidRPr="00C05A2D">
        <w:rPr>
          <w:color w:val="auto"/>
          <w:sz w:val="21"/>
          <w:szCs w:val="21"/>
        </w:rPr>
        <w:t>，垂直水流方向取</w:t>
      </w:r>
      <w:r w:rsidRPr="00C05A2D">
        <w:rPr>
          <w:rFonts w:hint="eastAsia"/>
          <w:color w:val="auto"/>
          <w:sz w:val="21"/>
          <w:szCs w:val="21"/>
        </w:rPr>
        <w:t>353.1</w:t>
      </w:r>
      <w:r w:rsidRPr="00C05A2D">
        <w:rPr>
          <w:color w:val="auto"/>
          <w:sz w:val="21"/>
          <w:szCs w:val="21"/>
        </w:rPr>
        <w:t>m</w:t>
      </w:r>
      <w:r w:rsidRPr="00C05A2D">
        <w:rPr>
          <w:color w:val="auto"/>
          <w:sz w:val="21"/>
          <w:szCs w:val="21"/>
        </w:rPr>
        <w:t>，深度取至高程</w:t>
      </w:r>
      <w:r w:rsidRPr="00C05A2D">
        <w:rPr>
          <w:rFonts w:ascii="宋体" w:hAnsi="宋体" w:cs="宋体" w:hint="eastAsia"/>
          <w:color w:val="auto"/>
          <w:sz w:val="21"/>
          <w:szCs w:val="21"/>
        </w:rPr>
        <w:t>▽</w:t>
      </w:r>
      <w:r w:rsidRPr="00C05A2D">
        <w:rPr>
          <w:color w:val="auto"/>
          <w:sz w:val="21"/>
          <w:szCs w:val="21"/>
        </w:rPr>
        <w:t>-</w:t>
      </w:r>
      <w:r w:rsidRPr="00C05A2D">
        <w:rPr>
          <w:rFonts w:hint="eastAsia"/>
          <w:color w:val="auto"/>
          <w:sz w:val="21"/>
          <w:szCs w:val="21"/>
        </w:rPr>
        <w:t>20.1</w:t>
      </w:r>
      <w:r w:rsidRPr="00C05A2D">
        <w:rPr>
          <w:color w:val="auto"/>
          <w:sz w:val="21"/>
          <w:szCs w:val="21"/>
        </w:rPr>
        <w:t>m</w:t>
      </w:r>
      <w:r w:rsidRPr="00C05A2D">
        <w:rPr>
          <w:color w:val="auto"/>
          <w:sz w:val="21"/>
          <w:szCs w:val="21"/>
        </w:rPr>
        <w:t>。为了提高网格的划分质量，在不影响计算结果的前提下，对所建的模型做了一定的简化处理。由于考虑到了地基模型的尺寸范围的选择，故对地基采用全约束。</w:t>
      </w:r>
      <w:r w:rsidRPr="00C05A2D">
        <w:rPr>
          <w:rFonts w:hint="eastAsia"/>
          <w:color w:val="auto"/>
          <w:sz w:val="21"/>
          <w:szCs w:val="21"/>
        </w:rPr>
        <w:t>川东港闸</w:t>
      </w:r>
      <w:r w:rsidRPr="00C05A2D">
        <w:rPr>
          <w:color w:val="auto"/>
          <w:sz w:val="21"/>
          <w:szCs w:val="21"/>
        </w:rPr>
        <w:t>三维有限元模型见图</w:t>
      </w:r>
      <w:r w:rsidR="00483746">
        <w:rPr>
          <w:rFonts w:hint="eastAsia"/>
          <w:color w:val="auto"/>
          <w:sz w:val="21"/>
          <w:szCs w:val="21"/>
        </w:rPr>
        <w:t>3</w:t>
      </w:r>
      <w:r w:rsidRPr="00C05A2D">
        <w:rPr>
          <w:color w:val="auto"/>
          <w:sz w:val="21"/>
          <w:szCs w:val="21"/>
        </w:rPr>
        <w:t>.1</w:t>
      </w:r>
      <w:r w:rsidRPr="00C05A2D">
        <w:rPr>
          <w:color w:val="auto"/>
          <w:sz w:val="21"/>
          <w:szCs w:val="21"/>
        </w:rPr>
        <w:t>，单元总数为</w:t>
      </w:r>
      <w:r w:rsidRPr="00C05A2D">
        <w:rPr>
          <w:rFonts w:hint="eastAsia"/>
          <w:color w:val="auto"/>
          <w:sz w:val="21"/>
          <w:szCs w:val="21"/>
        </w:rPr>
        <w:t>57051</w:t>
      </w:r>
      <w:r w:rsidRPr="00C05A2D">
        <w:rPr>
          <w:color w:val="auto"/>
          <w:sz w:val="21"/>
          <w:szCs w:val="21"/>
        </w:rPr>
        <w:t>个，结点总数为</w:t>
      </w:r>
      <w:r w:rsidRPr="00C05A2D">
        <w:rPr>
          <w:rFonts w:hint="eastAsia"/>
          <w:color w:val="auto"/>
          <w:sz w:val="21"/>
          <w:szCs w:val="21"/>
        </w:rPr>
        <w:t>102535</w:t>
      </w:r>
      <w:r w:rsidRPr="00C05A2D">
        <w:rPr>
          <w:color w:val="auto"/>
          <w:sz w:val="21"/>
          <w:szCs w:val="21"/>
        </w:rPr>
        <w:t>个。闸室三维有限元模型见图</w:t>
      </w:r>
      <w:r w:rsidR="00483746">
        <w:rPr>
          <w:rFonts w:hint="eastAsia"/>
          <w:color w:val="auto"/>
          <w:sz w:val="21"/>
          <w:szCs w:val="21"/>
        </w:rPr>
        <w:t>3</w:t>
      </w:r>
      <w:r w:rsidRPr="00C05A2D">
        <w:rPr>
          <w:color w:val="auto"/>
          <w:sz w:val="21"/>
          <w:szCs w:val="21"/>
        </w:rPr>
        <w:t>.2</w:t>
      </w:r>
      <w:r w:rsidRPr="00C05A2D">
        <w:rPr>
          <w:color w:val="auto"/>
          <w:sz w:val="21"/>
          <w:szCs w:val="21"/>
        </w:rPr>
        <w:t>。</w:t>
      </w:r>
    </w:p>
    <w:p w:rsidR="00C05A2D" w:rsidRDefault="00C26D7C" w:rsidP="00C05A2D">
      <w:pPr>
        <w:jc w:val="center"/>
        <w:rPr>
          <w:color w:val="FF0000"/>
          <w:szCs w:val="21"/>
        </w:rPr>
      </w:pPr>
      <w:r w:rsidRPr="00D25F78">
        <w:rPr>
          <w:noProof/>
        </w:rPr>
        <w:drawing>
          <wp:inline distT="0" distB="0" distL="0" distR="0">
            <wp:extent cx="2879725" cy="962025"/>
            <wp:effectExtent l="0" t="0" r="0" b="9525"/>
            <wp:docPr id="9"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962025"/>
                    </a:xfrm>
                    <a:prstGeom prst="rect">
                      <a:avLst/>
                    </a:prstGeom>
                    <a:noFill/>
                    <a:ln>
                      <a:noFill/>
                    </a:ln>
                  </pic:spPr>
                </pic:pic>
              </a:graphicData>
            </a:graphic>
          </wp:inline>
        </w:drawing>
      </w:r>
    </w:p>
    <w:p w:rsidR="00C05A2D" w:rsidRPr="00C05A2D" w:rsidRDefault="00C05A2D" w:rsidP="00C05A2D">
      <w:pPr>
        <w:pStyle w:val="af4"/>
        <w:spacing w:afterLines="0"/>
        <w:rPr>
          <w:rFonts w:eastAsia="宋体"/>
          <w:b w:val="0"/>
          <w:color w:val="FF0000"/>
          <w:sz w:val="18"/>
          <w:szCs w:val="18"/>
        </w:rPr>
      </w:pPr>
      <w:r w:rsidRPr="00D92A83">
        <w:rPr>
          <w:rFonts w:eastAsia="宋体"/>
          <w:b w:val="0"/>
          <w:color w:val="000000"/>
        </w:rPr>
        <w:t xml:space="preserve">  </w:t>
      </w:r>
      <w:r w:rsidRPr="00C05A2D">
        <w:rPr>
          <w:rFonts w:eastAsia="宋体"/>
          <w:b w:val="0"/>
          <w:color w:val="000000"/>
          <w:sz w:val="18"/>
          <w:szCs w:val="18"/>
        </w:rPr>
        <w:t>图</w:t>
      </w:r>
      <w:r w:rsidR="00483746">
        <w:rPr>
          <w:rFonts w:eastAsia="宋体" w:hint="eastAsia"/>
          <w:b w:val="0"/>
          <w:color w:val="000000"/>
          <w:sz w:val="18"/>
          <w:szCs w:val="18"/>
        </w:rPr>
        <w:t>3</w:t>
      </w:r>
      <w:r w:rsidRPr="00C05A2D">
        <w:rPr>
          <w:rFonts w:eastAsia="宋体"/>
          <w:b w:val="0"/>
          <w:color w:val="000000"/>
          <w:sz w:val="18"/>
          <w:szCs w:val="18"/>
        </w:rPr>
        <w:t xml:space="preserve">.1  </w:t>
      </w:r>
      <w:r w:rsidRPr="00C05A2D">
        <w:rPr>
          <w:rFonts w:eastAsia="宋体"/>
          <w:b w:val="0"/>
          <w:color w:val="000000"/>
          <w:sz w:val="18"/>
          <w:szCs w:val="18"/>
        </w:rPr>
        <w:t>闸室与地基整体三维有限元模型</w:t>
      </w:r>
      <w:r w:rsidRPr="00C05A2D">
        <w:rPr>
          <w:rFonts w:eastAsia="宋体"/>
          <w:b w:val="0"/>
          <w:color w:val="000000"/>
          <w:sz w:val="18"/>
          <w:szCs w:val="18"/>
        </w:rPr>
        <w:t xml:space="preserve"> </w:t>
      </w:r>
      <w:r w:rsidRPr="00C05A2D">
        <w:rPr>
          <w:rFonts w:eastAsia="宋体"/>
          <w:b w:val="0"/>
          <w:color w:val="FF0000"/>
          <w:sz w:val="18"/>
          <w:szCs w:val="18"/>
        </w:rPr>
        <w:t xml:space="preserve">   </w:t>
      </w:r>
    </w:p>
    <w:p w:rsidR="00C05A2D" w:rsidRDefault="00C26D7C" w:rsidP="00C05A2D">
      <w:pPr>
        <w:pStyle w:val="af4"/>
        <w:spacing w:afterLines="0" w:line="360" w:lineRule="auto"/>
        <w:rPr>
          <w:color w:val="FF0000"/>
        </w:rPr>
      </w:pPr>
      <w:r w:rsidRPr="00D25F78">
        <w:rPr>
          <w:noProof/>
        </w:rPr>
        <w:drawing>
          <wp:inline distT="0" distB="0" distL="0" distR="0">
            <wp:extent cx="2879725" cy="932180"/>
            <wp:effectExtent l="0" t="0" r="0" b="1270"/>
            <wp:docPr id="10"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932180"/>
                    </a:xfrm>
                    <a:prstGeom prst="rect">
                      <a:avLst/>
                    </a:prstGeom>
                    <a:noFill/>
                    <a:ln>
                      <a:noFill/>
                    </a:ln>
                  </pic:spPr>
                </pic:pic>
              </a:graphicData>
            </a:graphic>
          </wp:inline>
        </w:drawing>
      </w:r>
    </w:p>
    <w:p w:rsidR="00C05A2D" w:rsidRDefault="00C05A2D" w:rsidP="00C05A2D">
      <w:pPr>
        <w:pStyle w:val="af4"/>
        <w:spacing w:afterLines="0"/>
        <w:rPr>
          <w:rFonts w:eastAsia="宋体" w:hint="eastAsia"/>
          <w:b w:val="0"/>
          <w:color w:val="000000"/>
          <w:sz w:val="18"/>
          <w:szCs w:val="18"/>
        </w:rPr>
      </w:pPr>
      <w:r w:rsidRPr="00D92A83">
        <w:rPr>
          <w:rFonts w:eastAsia="宋体"/>
          <w:b w:val="0"/>
          <w:color w:val="000000"/>
        </w:rPr>
        <w:t xml:space="preserve"> </w:t>
      </w:r>
      <w:r w:rsidRPr="00C05A2D">
        <w:rPr>
          <w:rFonts w:eastAsia="宋体"/>
          <w:b w:val="0"/>
          <w:color w:val="000000"/>
          <w:sz w:val="18"/>
          <w:szCs w:val="18"/>
        </w:rPr>
        <w:t>图</w:t>
      </w:r>
      <w:r w:rsidR="00483746">
        <w:rPr>
          <w:rFonts w:eastAsia="宋体" w:hint="eastAsia"/>
          <w:b w:val="0"/>
          <w:color w:val="000000"/>
          <w:sz w:val="18"/>
          <w:szCs w:val="18"/>
        </w:rPr>
        <w:t>3</w:t>
      </w:r>
      <w:r w:rsidRPr="00C05A2D">
        <w:rPr>
          <w:rFonts w:eastAsia="宋体"/>
          <w:b w:val="0"/>
          <w:color w:val="000000"/>
          <w:sz w:val="18"/>
          <w:szCs w:val="18"/>
        </w:rPr>
        <w:t xml:space="preserve">.2  </w:t>
      </w:r>
      <w:r w:rsidRPr="00C05A2D">
        <w:rPr>
          <w:rFonts w:eastAsia="宋体"/>
          <w:b w:val="0"/>
          <w:color w:val="000000"/>
          <w:sz w:val="18"/>
          <w:szCs w:val="18"/>
        </w:rPr>
        <w:t>闸室三维有限元模型图</w:t>
      </w:r>
    </w:p>
    <w:p w:rsidR="00C05A2D" w:rsidRPr="002C22A1" w:rsidRDefault="00483746" w:rsidP="002C22A1">
      <w:pPr>
        <w:spacing w:line="360" w:lineRule="auto"/>
        <w:rPr>
          <w:b/>
          <w:szCs w:val="21"/>
        </w:rPr>
      </w:pPr>
      <w:r>
        <w:rPr>
          <w:rFonts w:hint="eastAsia"/>
          <w:b/>
          <w:szCs w:val="21"/>
        </w:rPr>
        <w:t>3</w:t>
      </w:r>
      <w:r w:rsidR="002C22A1" w:rsidRPr="002C22A1">
        <w:rPr>
          <w:rFonts w:hint="eastAsia"/>
          <w:b/>
          <w:szCs w:val="21"/>
        </w:rPr>
        <w:t xml:space="preserve">.2 </w:t>
      </w:r>
      <w:r w:rsidR="00C05A2D" w:rsidRPr="002C22A1">
        <w:rPr>
          <w:b/>
          <w:szCs w:val="21"/>
        </w:rPr>
        <w:t>材料性质和力学参数</w:t>
      </w:r>
    </w:p>
    <w:p w:rsidR="00C05A2D" w:rsidRPr="002C22A1" w:rsidRDefault="00C05A2D" w:rsidP="002C22A1">
      <w:pPr>
        <w:pStyle w:val="31"/>
        <w:spacing w:after="0" w:line="320" w:lineRule="exact"/>
        <w:ind w:firstLineChars="200" w:firstLine="420"/>
        <w:rPr>
          <w:bCs/>
          <w:color w:val="000000"/>
          <w:sz w:val="21"/>
          <w:szCs w:val="21"/>
        </w:rPr>
      </w:pPr>
      <w:r w:rsidRPr="002C22A1">
        <w:rPr>
          <w:rFonts w:hint="eastAsia"/>
          <w:snapToGrid w:val="0"/>
          <w:kern w:val="0"/>
          <w:sz w:val="21"/>
          <w:szCs w:val="21"/>
        </w:rPr>
        <w:t>川东港闸</w:t>
      </w:r>
      <w:r w:rsidRPr="002C22A1">
        <w:rPr>
          <w:snapToGrid w:val="0"/>
          <w:kern w:val="0"/>
          <w:sz w:val="21"/>
          <w:szCs w:val="21"/>
        </w:rPr>
        <w:t>结构采用线弹性材料模拟，土体为弹性材料</w:t>
      </w:r>
      <w:r w:rsidRPr="002C22A1">
        <w:rPr>
          <w:rFonts w:hint="eastAsia"/>
          <w:snapToGrid w:val="0"/>
          <w:kern w:val="0"/>
          <w:sz w:val="21"/>
          <w:szCs w:val="21"/>
        </w:rPr>
        <w:t>，</w:t>
      </w:r>
      <w:r w:rsidRPr="002C22A1">
        <w:rPr>
          <w:snapToGrid w:val="0"/>
          <w:kern w:val="0"/>
          <w:sz w:val="21"/>
          <w:szCs w:val="21"/>
        </w:rPr>
        <w:t>由于土体自重产生的变形已基本完成，故计算中不计入土体自重引起的应变。本次复核计算的材料强度值应选取原设计强度等级与检测结果中的较小值材料计算参数见表</w:t>
      </w:r>
      <w:r w:rsidR="00483746">
        <w:rPr>
          <w:rFonts w:hint="eastAsia"/>
          <w:snapToGrid w:val="0"/>
          <w:kern w:val="0"/>
          <w:sz w:val="21"/>
          <w:szCs w:val="21"/>
        </w:rPr>
        <w:t>3</w:t>
      </w:r>
      <w:r w:rsidRPr="002C22A1">
        <w:rPr>
          <w:snapToGrid w:val="0"/>
          <w:kern w:val="0"/>
          <w:sz w:val="21"/>
          <w:szCs w:val="21"/>
        </w:rPr>
        <w:t>.1</w:t>
      </w:r>
      <w:r w:rsidRPr="002C22A1">
        <w:rPr>
          <w:snapToGrid w:val="0"/>
          <w:kern w:val="0"/>
          <w:sz w:val="21"/>
          <w:szCs w:val="21"/>
        </w:rPr>
        <w:t>及表</w:t>
      </w:r>
      <w:r w:rsidR="00483746">
        <w:rPr>
          <w:rFonts w:hint="eastAsia"/>
          <w:snapToGrid w:val="0"/>
          <w:kern w:val="0"/>
          <w:sz w:val="21"/>
          <w:szCs w:val="21"/>
        </w:rPr>
        <w:t>3</w:t>
      </w:r>
      <w:r w:rsidRPr="002C22A1">
        <w:rPr>
          <w:snapToGrid w:val="0"/>
          <w:kern w:val="0"/>
          <w:sz w:val="21"/>
          <w:szCs w:val="21"/>
        </w:rPr>
        <w:t>.2</w:t>
      </w:r>
      <w:r w:rsidRPr="002C22A1">
        <w:rPr>
          <w:color w:val="000000"/>
          <w:sz w:val="21"/>
          <w:szCs w:val="21"/>
        </w:rPr>
        <w:t>。</w:t>
      </w:r>
    </w:p>
    <w:p w:rsidR="00C05A2D" w:rsidRPr="002C22A1" w:rsidRDefault="00C05A2D" w:rsidP="002C22A1">
      <w:pPr>
        <w:pStyle w:val="af4"/>
        <w:spacing w:afterLines="0"/>
        <w:rPr>
          <w:rFonts w:eastAsia="宋体"/>
          <w:b w:val="0"/>
          <w:color w:val="000000"/>
          <w:sz w:val="18"/>
          <w:szCs w:val="18"/>
        </w:rPr>
      </w:pPr>
      <w:r w:rsidRPr="002C22A1">
        <w:rPr>
          <w:rFonts w:eastAsia="宋体"/>
          <w:b w:val="0"/>
          <w:color w:val="000000"/>
          <w:sz w:val="18"/>
          <w:szCs w:val="18"/>
        </w:rPr>
        <w:t>表</w:t>
      </w:r>
      <w:r w:rsidR="00483746">
        <w:rPr>
          <w:rFonts w:eastAsia="宋体" w:hint="eastAsia"/>
          <w:b w:val="0"/>
          <w:color w:val="000000"/>
          <w:sz w:val="18"/>
          <w:szCs w:val="18"/>
        </w:rPr>
        <w:t>3</w:t>
      </w:r>
      <w:r w:rsidRPr="002C22A1">
        <w:rPr>
          <w:rFonts w:eastAsia="宋体"/>
          <w:b w:val="0"/>
          <w:color w:val="000000"/>
          <w:sz w:val="18"/>
          <w:szCs w:val="18"/>
        </w:rPr>
        <w:t xml:space="preserve">.1 </w:t>
      </w:r>
      <w:r w:rsidRPr="002C22A1">
        <w:rPr>
          <w:rFonts w:eastAsia="宋体"/>
          <w:b w:val="0"/>
          <w:color w:val="000000"/>
          <w:sz w:val="18"/>
          <w:szCs w:val="18"/>
        </w:rPr>
        <w:t>结构材料计算参数表</w:t>
      </w:r>
    </w:p>
    <w:tbl>
      <w:tblPr>
        <w:tblW w:w="5000" w:type="pct"/>
        <w:tblInd w:w="0" w:type="dxa"/>
        <w:tblBorders>
          <w:top w:val="single" w:sz="12" w:space="0" w:color="auto"/>
          <w:bottom w:val="single" w:sz="12" w:space="0" w:color="auto"/>
        </w:tblBorders>
        <w:tblLook w:val="04A0" w:firstRow="1" w:lastRow="0" w:firstColumn="1" w:lastColumn="0" w:noHBand="0" w:noVBand="1"/>
      </w:tblPr>
      <w:tblGrid>
        <w:gridCol w:w="862"/>
        <w:gridCol w:w="864"/>
        <w:gridCol w:w="1022"/>
        <w:gridCol w:w="1022"/>
        <w:gridCol w:w="943"/>
      </w:tblGrid>
      <w:tr w:rsidR="00C05A2D" w:rsidRPr="00037CF8" w:rsidTr="000E1180">
        <w:trPr>
          <w:trHeight w:val="340"/>
        </w:trPr>
        <w:tc>
          <w:tcPr>
            <w:tcW w:w="914" w:type="pct"/>
            <w:tcBorders>
              <w:top w:val="single" w:sz="12" w:space="0" w:color="auto"/>
              <w:bottom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部位</w:t>
            </w:r>
          </w:p>
        </w:tc>
        <w:tc>
          <w:tcPr>
            <w:tcW w:w="917" w:type="pct"/>
            <w:tcBorders>
              <w:top w:val="single" w:sz="12" w:space="0" w:color="auto"/>
              <w:bottom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材料名</w:t>
            </w:r>
          </w:p>
        </w:tc>
        <w:tc>
          <w:tcPr>
            <w:tcW w:w="1084" w:type="pct"/>
            <w:tcBorders>
              <w:top w:val="single" w:sz="12" w:space="0" w:color="auto"/>
              <w:bottom w:val="single" w:sz="12" w:space="0" w:color="auto"/>
            </w:tcBorders>
            <w:vAlign w:val="center"/>
          </w:tcPr>
          <w:p w:rsidR="00037CF8" w:rsidRPr="00037CF8" w:rsidRDefault="00C05A2D" w:rsidP="00037CF8">
            <w:pPr>
              <w:pStyle w:val="af1"/>
              <w:spacing w:line="240" w:lineRule="auto"/>
              <w:jc w:val="center"/>
              <w:rPr>
                <w:rFonts w:hint="eastAsia"/>
                <w:color w:val="000000"/>
                <w:sz w:val="18"/>
                <w:szCs w:val="18"/>
              </w:rPr>
            </w:pPr>
            <w:r w:rsidRPr="00037CF8">
              <w:rPr>
                <w:color w:val="000000"/>
                <w:sz w:val="18"/>
                <w:szCs w:val="18"/>
              </w:rPr>
              <w:t>弹性模量</w:t>
            </w:r>
          </w:p>
          <w:p w:rsidR="00C05A2D" w:rsidRPr="00037CF8" w:rsidRDefault="000E1180" w:rsidP="00037CF8">
            <w:pPr>
              <w:pStyle w:val="af1"/>
              <w:spacing w:line="240" w:lineRule="auto"/>
              <w:jc w:val="center"/>
              <w:rPr>
                <w:color w:val="000000"/>
                <w:sz w:val="18"/>
                <w:szCs w:val="18"/>
              </w:rPr>
            </w:pPr>
            <w:r w:rsidRPr="00037CF8">
              <w:rPr>
                <w:color w:val="000000"/>
                <w:sz w:val="18"/>
                <w:szCs w:val="18"/>
              </w:rPr>
              <w:t>MPa</w:t>
            </w:r>
          </w:p>
        </w:tc>
        <w:tc>
          <w:tcPr>
            <w:tcW w:w="1084" w:type="pct"/>
            <w:tcBorders>
              <w:top w:val="single" w:sz="12" w:space="0" w:color="auto"/>
              <w:bottom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泊松比</w:t>
            </w:r>
          </w:p>
        </w:tc>
        <w:tc>
          <w:tcPr>
            <w:tcW w:w="1000" w:type="pct"/>
            <w:tcBorders>
              <w:top w:val="single" w:sz="12" w:space="0" w:color="auto"/>
              <w:bottom w:val="single" w:sz="12" w:space="0" w:color="auto"/>
            </w:tcBorders>
            <w:vAlign w:val="center"/>
          </w:tcPr>
          <w:p w:rsidR="00037CF8" w:rsidRDefault="00C05A2D" w:rsidP="00037CF8">
            <w:pPr>
              <w:pStyle w:val="af1"/>
              <w:spacing w:line="240" w:lineRule="auto"/>
              <w:jc w:val="center"/>
              <w:rPr>
                <w:rFonts w:hint="eastAsia"/>
                <w:color w:val="000000"/>
                <w:sz w:val="18"/>
                <w:szCs w:val="18"/>
              </w:rPr>
            </w:pPr>
            <w:r w:rsidRPr="00037CF8">
              <w:rPr>
                <w:rFonts w:hint="eastAsia"/>
                <w:color w:val="000000"/>
                <w:sz w:val="18"/>
                <w:szCs w:val="18"/>
              </w:rPr>
              <w:t>重度</w:t>
            </w:r>
          </w:p>
          <w:p w:rsidR="00C05A2D" w:rsidRPr="00037CF8" w:rsidRDefault="000E1180" w:rsidP="00037CF8">
            <w:pPr>
              <w:pStyle w:val="af1"/>
              <w:spacing w:line="240" w:lineRule="auto"/>
              <w:jc w:val="center"/>
              <w:rPr>
                <w:color w:val="000000"/>
                <w:sz w:val="18"/>
                <w:szCs w:val="18"/>
              </w:rPr>
            </w:pPr>
            <w:r w:rsidRPr="00037CF8">
              <w:rPr>
                <w:color w:val="000000"/>
                <w:sz w:val="18"/>
                <w:szCs w:val="18"/>
              </w:rPr>
              <w:t>kN/m</w:t>
            </w:r>
            <w:r w:rsidRPr="00037CF8">
              <w:rPr>
                <w:color w:val="000000"/>
                <w:sz w:val="18"/>
                <w:szCs w:val="18"/>
                <w:vertAlign w:val="superscript"/>
              </w:rPr>
              <w:t>3</w:t>
            </w:r>
          </w:p>
        </w:tc>
      </w:tr>
      <w:tr w:rsidR="00C05A2D" w:rsidRPr="00037CF8" w:rsidTr="000E1180">
        <w:trPr>
          <w:trHeight w:hRule="exact" w:val="397"/>
        </w:trPr>
        <w:tc>
          <w:tcPr>
            <w:tcW w:w="914" w:type="pct"/>
            <w:tcBorders>
              <w:top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底板</w:t>
            </w:r>
          </w:p>
        </w:tc>
        <w:tc>
          <w:tcPr>
            <w:tcW w:w="917" w:type="pct"/>
            <w:tcBorders>
              <w:top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C</w:t>
            </w:r>
            <w:r w:rsidRPr="00037CF8">
              <w:rPr>
                <w:rFonts w:hint="eastAsia"/>
                <w:color w:val="000000"/>
                <w:sz w:val="18"/>
                <w:szCs w:val="18"/>
              </w:rPr>
              <w:t>30</w:t>
            </w:r>
          </w:p>
        </w:tc>
        <w:tc>
          <w:tcPr>
            <w:tcW w:w="1084" w:type="pct"/>
            <w:tcBorders>
              <w:top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3.</w:t>
            </w:r>
            <w:r w:rsidRPr="00037CF8">
              <w:rPr>
                <w:color w:val="000000"/>
                <w:sz w:val="18"/>
                <w:szCs w:val="18"/>
              </w:rPr>
              <w:t>0×10</w:t>
            </w:r>
            <w:r w:rsidRPr="00037CF8">
              <w:rPr>
                <w:color w:val="000000"/>
                <w:sz w:val="18"/>
                <w:szCs w:val="18"/>
                <w:vertAlign w:val="superscript"/>
              </w:rPr>
              <w:t>4</w:t>
            </w:r>
          </w:p>
        </w:tc>
        <w:tc>
          <w:tcPr>
            <w:tcW w:w="1084" w:type="pct"/>
            <w:tcBorders>
              <w:top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0.167</w:t>
            </w:r>
          </w:p>
        </w:tc>
        <w:tc>
          <w:tcPr>
            <w:tcW w:w="1000" w:type="pct"/>
            <w:tcBorders>
              <w:top w:val="single" w:sz="12" w:space="0" w:color="auto"/>
            </w:tcBorders>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25.0</w:t>
            </w:r>
          </w:p>
        </w:tc>
      </w:tr>
      <w:tr w:rsidR="00C05A2D" w:rsidRPr="00037CF8" w:rsidTr="000E1180">
        <w:trPr>
          <w:trHeight w:hRule="exact" w:val="397"/>
        </w:trPr>
        <w:tc>
          <w:tcPr>
            <w:tcW w:w="914"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闸墩</w:t>
            </w:r>
          </w:p>
        </w:tc>
        <w:tc>
          <w:tcPr>
            <w:tcW w:w="917"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C</w:t>
            </w:r>
            <w:r w:rsidRPr="00037CF8">
              <w:rPr>
                <w:rFonts w:hint="eastAsia"/>
                <w:color w:val="000000"/>
                <w:sz w:val="18"/>
                <w:szCs w:val="18"/>
              </w:rPr>
              <w:t>30</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3.</w:t>
            </w:r>
            <w:r w:rsidRPr="00037CF8">
              <w:rPr>
                <w:color w:val="000000"/>
                <w:sz w:val="18"/>
                <w:szCs w:val="18"/>
              </w:rPr>
              <w:t>0×10</w:t>
            </w:r>
            <w:r w:rsidRPr="00037CF8">
              <w:rPr>
                <w:color w:val="000000"/>
                <w:sz w:val="18"/>
                <w:szCs w:val="18"/>
                <w:vertAlign w:val="superscript"/>
              </w:rPr>
              <w:t>4</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0.167</w:t>
            </w:r>
          </w:p>
        </w:tc>
        <w:tc>
          <w:tcPr>
            <w:tcW w:w="1000"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25.0</w:t>
            </w:r>
          </w:p>
        </w:tc>
      </w:tr>
      <w:tr w:rsidR="00C05A2D" w:rsidRPr="00037CF8" w:rsidTr="000E1180">
        <w:trPr>
          <w:trHeight w:hRule="exact" w:val="397"/>
        </w:trPr>
        <w:tc>
          <w:tcPr>
            <w:tcW w:w="914"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工作桥</w:t>
            </w:r>
          </w:p>
        </w:tc>
        <w:tc>
          <w:tcPr>
            <w:tcW w:w="917"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C</w:t>
            </w:r>
            <w:r w:rsidRPr="00037CF8">
              <w:rPr>
                <w:rFonts w:hint="eastAsia"/>
                <w:color w:val="000000"/>
                <w:sz w:val="18"/>
                <w:szCs w:val="18"/>
              </w:rPr>
              <w:t>30</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3.0</w:t>
            </w:r>
            <w:r w:rsidRPr="00037CF8">
              <w:rPr>
                <w:color w:val="000000"/>
                <w:sz w:val="18"/>
                <w:szCs w:val="18"/>
              </w:rPr>
              <w:t>×10</w:t>
            </w:r>
            <w:r w:rsidRPr="00037CF8">
              <w:rPr>
                <w:color w:val="000000"/>
                <w:sz w:val="18"/>
                <w:szCs w:val="18"/>
                <w:vertAlign w:val="superscript"/>
              </w:rPr>
              <w:t>4</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0.167</w:t>
            </w:r>
          </w:p>
        </w:tc>
        <w:tc>
          <w:tcPr>
            <w:tcW w:w="1000"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25.0</w:t>
            </w:r>
          </w:p>
        </w:tc>
      </w:tr>
      <w:tr w:rsidR="00C05A2D" w:rsidRPr="00037CF8" w:rsidTr="000E1180">
        <w:trPr>
          <w:trHeight w:hRule="exact" w:val="397"/>
        </w:trPr>
        <w:tc>
          <w:tcPr>
            <w:tcW w:w="914" w:type="pct"/>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检修便桥</w:t>
            </w:r>
          </w:p>
        </w:tc>
        <w:tc>
          <w:tcPr>
            <w:tcW w:w="917"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C</w:t>
            </w:r>
            <w:r w:rsidRPr="00037CF8">
              <w:rPr>
                <w:rFonts w:hint="eastAsia"/>
                <w:color w:val="000000"/>
                <w:sz w:val="18"/>
                <w:szCs w:val="18"/>
              </w:rPr>
              <w:t>30</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3.0</w:t>
            </w:r>
            <w:r w:rsidRPr="00037CF8">
              <w:rPr>
                <w:color w:val="000000"/>
                <w:sz w:val="18"/>
                <w:szCs w:val="18"/>
              </w:rPr>
              <w:t>×10</w:t>
            </w:r>
            <w:r w:rsidRPr="00037CF8">
              <w:rPr>
                <w:color w:val="000000"/>
                <w:sz w:val="18"/>
                <w:szCs w:val="18"/>
                <w:vertAlign w:val="superscript"/>
              </w:rPr>
              <w:t>4</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0.167</w:t>
            </w:r>
          </w:p>
        </w:tc>
        <w:tc>
          <w:tcPr>
            <w:tcW w:w="1000"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25.0</w:t>
            </w:r>
          </w:p>
        </w:tc>
      </w:tr>
      <w:tr w:rsidR="00C05A2D" w:rsidRPr="00037CF8" w:rsidTr="000E1180">
        <w:trPr>
          <w:trHeight w:hRule="exact" w:val="397"/>
        </w:trPr>
        <w:tc>
          <w:tcPr>
            <w:tcW w:w="914" w:type="pct"/>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交通桥</w:t>
            </w:r>
          </w:p>
        </w:tc>
        <w:tc>
          <w:tcPr>
            <w:tcW w:w="917"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C</w:t>
            </w:r>
            <w:r w:rsidRPr="00037CF8">
              <w:rPr>
                <w:rFonts w:hint="eastAsia"/>
                <w:color w:val="000000"/>
                <w:sz w:val="18"/>
                <w:szCs w:val="18"/>
              </w:rPr>
              <w:t>30</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rFonts w:hint="eastAsia"/>
                <w:color w:val="000000"/>
                <w:sz w:val="18"/>
                <w:szCs w:val="18"/>
              </w:rPr>
              <w:t>3.0</w:t>
            </w:r>
            <w:r w:rsidRPr="00037CF8">
              <w:rPr>
                <w:color w:val="000000"/>
                <w:sz w:val="18"/>
                <w:szCs w:val="18"/>
              </w:rPr>
              <w:t>×10</w:t>
            </w:r>
            <w:r w:rsidRPr="00037CF8">
              <w:rPr>
                <w:color w:val="000000"/>
                <w:sz w:val="18"/>
                <w:szCs w:val="18"/>
                <w:vertAlign w:val="superscript"/>
              </w:rPr>
              <w:t>4</w:t>
            </w:r>
          </w:p>
        </w:tc>
        <w:tc>
          <w:tcPr>
            <w:tcW w:w="1084"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0.167</w:t>
            </w:r>
          </w:p>
        </w:tc>
        <w:tc>
          <w:tcPr>
            <w:tcW w:w="1000" w:type="pct"/>
            <w:vAlign w:val="center"/>
          </w:tcPr>
          <w:p w:rsidR="00C05A2D" w:rsidRPr="00037CF8" w:rsidRDefault="00C05A2D" w:rsidP="00037CF8">
            <w:pPr>
              <w:pStyle w:val="af1"/>
              <w:spacing w:line="240" w:lineRule="auto"/>
              <w:jc w:val="center"/>
              <w:rPr>
                <w:color w:val="000000"/>
                <w:sz w:val="18"/>
                <w:szCs w:val="18"/>
              </w:rPr>
            </w:pPr>
            <w:r w:rsidRPr="00037CF8">
              <w:rPr>
                <w:color w:val="000000"/>
                <w:sz w:val="18"/>
                <w:szCs w:val="18"/>
              </w:rPr>
              <w:t>25.0</w:t>
            </w:r>
          </w:p>
        </w:tc>
      </w:tr>
    </w:tbl>
    <w:p w:rsidR="00C05A2D" w:rsidRPr="002C22A1" w:rsidRDefault="00C05A2D" w:rsidP="002C22A1">
      <w:pPr>
        <w:pStyle w:val="af4"/>
        <w:spacing w:afterLines="0"/>
        <w:rPr>
          <w:rFonts w:eastAsia="宋体"/>
          <w:b w:val="0"/>
          <w:color w:val="000000"/>
          <w:sz w:val="18"/>
          <w:szCs w:val="18"/>
        </w:rPr>
      </w:pPr>
      <w:r w:rsidRPr="002C22A1">
        <w:rPr>
          <w:rFonts w:eastAsia="宋体"/>
          <w:b w:val="0"/>
          <w:color w:val="000000"/>
          <w:sz w:val="18"/>
          <w:szCs w:val="18"/>
        </w:rPr>
        <w:t>表</w:t>
      </w:r>
      <w:r w:rsidR="00483746">
        <w:rPr>
          <w:rFonts w:eastAsia="宋体" w:hint="eastAsia"/>
          <w:b w:val="0"/>
          <w:color w:val="000000"/>
          <w:sz w:val="18"/>
          <w:szCs w:val="18"/>
        </w:rPr>
        <w:t>3</w:t>
      </w:r>
      <w:r w:rsidRPr="002C22A1">
        <w:rPr>
          <w:rFonts w:eastAsia="宋体"/>
          <w:b w:val="0"/>
          <w:color w:val="000000"/>
          <w:sz w:val="18"/>
          <w:szCs w:val="18"/>
        </w:rPr>
        <w:t xml:space="preserve">.2 </w:t>
      </w:r>
      <w:r w:rsidRPr="002C22A1">
        <w:rPr>
          <w:rFonts w:eastAsia="宋体"/>
          <w:b w:val="0"/>
          <w:color w:val="000000"/>
          <w:sz w:val="18"/>
          <w:szCs w:val="18"/>
        </w:rPr>
        <w:t>地基土材料计算参数表</w:t>
      </w:r>
    </w:p>
    <w:tbl>
      <w:tblPr>
        <w:tblW w:w="5000" w:type="pct"/>
        <w:tblInd w:w="0" w:type="dxa"/>
        <w:tblBorders>
          <w:top w:val="single" w:sz="12" w:space="0" w:color="auto"/>
          <w:bottom w:val="single" w:sz="12" w:space="0" w:color="auto"/>
          <w:insideH w:val="single" w:sz="12" w:space="0" w:color="auto"/>
        </w:tblBorders>
        <w:tblLook w:val="04A0" w:firstRow="1" w:lastRow="0" w:firstColumn="1" w:lastColumn="0" w:noHBand="0" w:noVBand="1"/>
      </w:tblPr>
      <w:tblGrid>
        <w:gridCol w:w="676"/>
        <w:gridCol w:w="995"/>
        <w:gridCol w:w="989"/>
        <w:gridCol w:w="854"/>
        <w:gridCol w:w="1199"/>
      </w:tblGrid>
      <w:tr w:rsidR="00C05A2D" w:rsidTr="00037CF8">
        <w:trPr>
          <w:trHeight w:val="340"/>
        </w:trPr>
        <w:tc>
          <w:tcPr>
            <w:tcW w:w="717" w:type="pct"/>
            <w:vAlign w:val="center"/>
          </w:tcPr>
          <w:p w:rsidR="00C05A2D" w:rsidRPr="00037CF8" w:rsidRDefault="00C05A2D" w:rsidP="00037CF8">
            <w:pPr>
              <w:pStyle w:val="af1"/>
              <w:spacing w:line="240" w:lineRule="auto"/>
              <w:jc w:val="center"/>
              <w:rPr>
                <w:sz w:val="18"/>
                <w:szCs w:val="18"/>
              </w:rPr>
            </w:pPr>
            <w:r w:rsidRPr="00037CF8">
              <w:rPr>
                <w:sz w:val="18"/>
                <w:szCs w:val="18"/>
              </w:rPr>
              <w:t>名称</w:t>
            </w:r>
          </w:p>
        </w:tc>
        <w:tc>
          <w:tcPr>
            <w:tcW w:w="1056" w:type="pct"/>
            <w:vAlign w:val="center"/>
          </w:tcPr>
          <w:p w:rsidR="00C05A2D" w:rsidRPr="00037CF8" w:rsidRDefault="00C05A2D" w:rsidP="00037CF8">
            <w:pPr>
              <w:pStyle w:val="af1"/>
              <w:spacing w:line="240" w:lineRule="auto"/>
              <w:jc w:val="center"/>
              <w:rPr>
                <w:sz w:val="18"/>
                <w:szCs w:val="18"/>
              </w:rPr>
            </w:pPr>
            <w:r w:rsidRPr="00037CF8">
              <w:rPr>
                <w:sz w:val="18"/>
                <w:szCs w:val="18"/>
              </w:rPr>
              <w:t>材料名</w:t>
            </w:r>
          </w:p>
        </w:tc>
        <w:tc>
          <w:tcPr>
            <w:tcW w:w="1049" w:type="pct"/>
            <w:vAlign w:val="center"/>
          </w:tcPr>
          <w:p w:rsidR="00C05A2D" w:rsidRPr="00037CF8" w:rsidRDefault="00C05A2D" w:rsidP="00037CF8">
            <w:pPr>
              <w:pStyle w:val="af1"/>
              <w:spacing w:line="240" w:lineRule="auto"/>
              <w:jc w:val="center"/>
              <w:rPr>
                <w:sz w:val="18"/>
                <w:szCs w:val="18"/>
              </w:rPr>
            </w:pPr>
            <w:r w:rsidRPr="00037CF8">
              <w:rPr>
                <w:sz w:val="18"/>
                <w:szCs w:val="18"/>
              </w:rPr>
              <w:t>压缩模量</w:t>
            </w:r>
            <w:r w:rsidRPr="00037CF8">
              <w:rPr>
                <w:sz w:val="18"/>
                <w:szCs w:val="18"/>
              </w:rPr>
              <w:t>MPa</w:t>
            </w:r>
          </w:p>
        </w:tc>
        <w:tc>
          <w:tcPr>
            <w:tcW w:w="906" w:type="pct"/>
            <w:vAlign w:val="center"/>
          </w:tcPr>
          <w:p w:rsidR="00C05A2D" w:rsidRPr="00037CF8" w:rsidRDefault="00C05A2D" w:rsidP="00037CF8">
            <w:pPr>
              <w:pStyle w:val="af1"/>
              <w:spacing w:line="240" w:lineRule="auto"/>
              <w:jc w:val="center"/>
              <w:rPr>
                <w:sz w:val="18"/>
                <w:szCs w:val="18"/>
              </w:rPr>
            </w:pPr>
            <w:r w:rsidRPr="00037CF8">
              <w:rPr>
                <w:sz w:val="18"/>
                <w:szCs w:val="18"/>
              </w:rPr>
              <w:t>泊松比</w:t>
            </w:r>
          </w:p>
        </w:tc>
        <w:tc>
          <w:tcPr>
            <w:tcW w:w="1272" w:type="pct"/>
            <w:vAlign w:val="center"/>
          </w:tcPr>
          <w:p w:rsidR="00C05A2D" w:rsidRPr="00037CF8" w:rsidRDefault="00C05A2D" w:rsidP="00037CF8">
            <w:pPr>
              <w:jc w:val="center"/>
              <w:rPr>
                <w:sz w:val="18"/>
                <w:szCs w:val="18"/>
              </w:rPr>
            </w:pPr>
            <w:r w:rsidRPr="00037CF8">
              <w:rPr>
                <w:sz w:val="18"/>
                <w:szCs w:val="18"/>
              </w:rPr>
              <w:t>备注</w:t>
            </w:r>
          </w:p>
        </w:tc>
      </w:tr>
      <w:tr w:rsidR="00C05A2D" w:rsidTr="00037CF8">
        <w:trPr>
          <w:trHeight w:val="340"/>
        </w:trPr>
        <w:tc>
          <w:tcPr>
            <w:tcW w:w="717" w:type="pct"/>
            <w:vAlign w:val="center"/>
          </w:tcPr>
          <w:p w:rsidR="00C05A2D" w:rsidRPr="00037CF8" w:rsidRDefault="00C05A2D" w:rsidP="00037CF8">
            <w:pPr>
              <w:pStyle w:val="af1"/>
              <w:spacing w:line="240" w:lineRule="auto"/>
              <w:jc w:val="center"/>
              <w:rPr>
                <w:sz w:val="18"/>
                <w:szCs w:val="18"/>
              </w:rPr>
            </w:pPr>
            <w:r w:rsidRPr="00037CF8">
              <w:rPr>
                <w:sz w:val="18"/>
                <w:szCs w:val="18"/>
              </w:rPr>
              <w:t>地基</w:t>
            </w:r>
          </w:p>
        </w:tc>
        <w:tc>
          <w:tcPr>
            <w:tcW w:w="1056" w:type="pct"/>
            <w:vAlign w:val="center"/>
          </w:tcPr>
          <w:p w:rsidR="00C05A2D" w:rsidRPr="00037CF8" w:rsidRDefault="00C05A2D" w:rsidP="00037CF8">
            <w:pPr>
              <w:pStyle w:val="af1"/>
              <w:spacing w:line="240" w:lineRule="auto"/>
              <w:jc w:val="center"/>
              <w:rPr>
                <w:sz w:val="18"/>
                <w:szCs w:val="18"/>
              </w:rPr>
            </w:pPr>
            <w:r w:rsidRPr="00037CF8">
              <w:rPr>
                <w:rFonts w:hint="eastAsia"/>
                <w:sz w:val="18"/>
                <w:szCs w:val="18"/>
              </w:rPr>
              <w:t>重粉质砂</w:t>
            </w:r>
            <w:r w:rsidRPr="00037CF8">
              <w:rPr>
                <w:rFonts w:hint="eastAsia"/>
                <w:sz w:val="18"/>
                <w:szCs w:val="18"/>
              </w:rPr>
              <w:lastRenderedPageBreak/>
              <w:t>壤土</w:t>
            </w:r>
          </w:p>
        </w:tc>
        <w:tc>
          <w:tcPr>
            <w:tcW w:w="1049" w:type="pct"/>
            <w:vAlign w:val="center"/>
          </w:tcPr>
          <w:p w:rsidR="00C05A2D" w:rsidRPr="00037CF8" w:rsidRDefault="00C05A2D" w:rsidP="00037CF8">
            <w:pPr>
              <w:pStyle w:val="af1"/>
              <w:spacing w:line="240" w:lineRule="auto"/>
              <w:jc w:val="center"/>
              <w:rPr>
                <w:sz w:val="18"/>
                <w:szCs w:val="18"/>
              </w:rPr>
            </w:pPr>
            <w:r w:rsidRPr="00037CF8">
              <w:rPr>
                <w:rFonts w:hint="eastAsia"/>
                <w:sz w:val="18"/>
                <w:szCs w:val="18"/>
              </w:rPr>
              <w:t>6.94</w:t>
            </w:r>
          </w:p>
        </w:tc>
        <w:tc>
          <w:tcPr>
            <w:tcW w:w="906" w:type="pct"/>
            <w:vAlign w:val="center"/>
          </w:tcPr>
          <w:p w:rsidR="00C05A2D" w:rsidRPr="00037CF8" w:rsidRDefault="00C05A2D" w:rsidP="00037CF8">
            <w:pPr>
              <w:pStyle w:val="af1"/>
              <w:spacing w:line="240" w:lineRule="auto"/>
              <w:jc w:val="center"/>
              <w:rPr>
                <w:sz w:val="18"/>
                <w:szCs w:val="18"/>
              </w:rPr>
            </w:pPr>
            <w:r w:rsidRPr="00037CF8">
              <w:rPr>
                <w:sz w:val="18"/>
                <w:szCs w:val="18"/>
              </w:rPr>
              <w:t>0.3</w:t>
            </w:r>
          </w:p>
        </w:tc>
        <w:tc>
          <w:tcPr>
            <w:tcW w:w="1272" w:type="pct"/>
            <w:vAlign w:val="center"/>
          </w:tcPr>
          <w:p w:rsidR="00C05A2D" w:rsidRPr="00037CF8" w:rsidRDefault="00C05A2D" w:rsidP="00037CF8">
            <w:pPr>
              <w:jc w:val="center"/>
              <w:rPr>
                <w:sz w:val="18"/>
                <w:szCs w:val="18"/>
              </w:rPr>
            </w:pPr>
            <w:r w:rsidRPr="00037CF8">
              <w:rPr>
                <w:sz w:val="18"/>
                <w:szCs w:val="18"/>
              </w:rPr>
              <w:t>不考虑地基土的自重</w:t>
            </w:r>
          </w:p>
        </w:tc>
      </w:tr>
    </w:tbl>
    <w:p w:rsidR="00C05A2D" w:rsidRPr="002C22A1" w:rsidRDefault="00483746" w:rsidP="002C22A1">
      <w:pPr>
        <w:spacing w:line="360" w:lineRule="auto"/>
        <w:rPr>
          <w:b/>
          <w:szCs w:val="21"/>
        </w:rPr>
      </w:pPr>
      <w:r>
        <w:rPr>
          <w:rFonts w:hint="eastAsia"/>
          <w:b/>
          <w:szCs w:val="21"/>
        </w:rPr>
        <w:t>3</w:t>
      </w:r>
      <w:r w:rsidR="002C22A1" w:rsidRPr="002C22A1">
        <w:rPr>
          <w:rFonts w:hint="eastAsia"/>
          <w:b/>
          <w:szCs w:val="21"/>
        </w:rPr>
        <w:t xml:space="preserve">.3 </w:t>
      </w:r>
      <w:r w:rsidR="00C05A2D" w:rsidRPr="002C22A1">
        <w:rPr>
          <w:b/>
          <w:szCs w:val="21"/>
        </w:rPr>
        <w:t>基本荷载和计算工况</w:t>
      </w:r>
    </w:p>
    <w:p w:rsidR="00C05A2D" w:rsidRPr="002C22A1" w:rsidRDefault="00C05A2D" w:rsidP="002C22A1">
      <w:pPr>
        <w:pStyle w:val="31"/>
        <w:spacing w:after="0" w:line="320" w:lineRule="exact"/>
        <w:ind w:firstLineChars="200" w:firstLine="420"/>
        <w:rPr>
          <w:color w:val="000000"/>
          <w:sz w:val="21"/>
          <w:szCs w:val="21"/>
        </w:rPr>
      </w:pPr>
      <w:r w:rsidRPr="002C22A1">
        <w:rPr>
          <w:color w:val="000000"/>
          <w:sz w:val="21"/>
          <w:szCs w:val="21"/>
        </w:rPr>
        <w:t>（</w:t>
      </w:r>
      <w:r w:rsidRPr="002C22A1">
        <w:rPr>
          <w:color w:val="000000"/>
          <w:sz w:val="21"/>
          <w:szCs w:val="21"/>
        </w:rPr>
        <w:t>1</w:t>
      </w:r>
      <w:r w:rsidRPr="002C22A1">
        <w:rPr>
          <w:color w:val="000000"/>
          <w:sz w:val="21"/>
          <w:szCs w:val="21"/>
        </w:rPr>
        <w:t>）固定荷载</w:t>
      </w:r>
    </w:p>
    <w:p w:rsidR="00C05A2D" w:rsidRPr="002C22A1" w:rsidRDefault="00C05A2D" w:rsidP="002C22A1">
      <w:pPr>
        <w:pStyle w:val="31"/>
        <w:spacing w:after="0" w:line="320" w:lineRule="exact"/>
        <w:ind w:firstLineChars="200" w:firstLine="420"/>
        <w:rPr>
          <w:color w:val="000000"/>
          <w:sz w:val="21"/>
          <w:szCs w:val="21"/>
        </w:rPr>
      </w:pPr>
      <w:r w:rsidRPr="002C22A1">
        <w:rPr>
          <w:color w:val="000000"/>
          <w:sz w:val="21"/>
          <w:szCs w:val="21"/>
        </w:rPr>
        <w:t>闸室结构自重。</w:t>
      </w:r>
    </w:p>
    <w:p w:rsidR="00C05A2D" w:rsidRPr="002C22A1" w:rsidRDefault="00C05A2D" w:rsidP="002C22A1">
      <w:pPr>
        <w:pStyle w:val="31"/>
        <w:spacing w:after="0" w:line="320" w:lineRule="exact"/>
        <w:ind w:firstLineChars="200" w:firstLine="420"/>
        <w:rPr>
          <w:color w:val="000000"/>
          <w:sz w:val="21"/>
          <w:szCs w:val="21"/>
        </w:rPr>
      </w:pPr>
      <w:r w:rsidRPr="002C22A1">
        <w:rPr>
          <w:color w:val="000000"/>
          <w:sz w:val="21"/>
          <w:szCs w:val="21"/>
        </w:rPr>
        <w:t>（</w:t>
      </w:r>
      <w:r w:rsidRPr="002C22A1">
        <w:rPr>
          <w:color w:val="000000"/>
          <w:sz w:val="21"/>
          <w:szCs w:val="21"/>
        </w:rPr>
        <w:t>2</w:t>
      </w:r>
      <w:r w:rsidRPr="002C22A1">
        <w:rPr>
          <w:color w:val="000000"/>
          <w:sz w:val="21"/>
          <w:szCs w:val="21"/>
        </w:rPr>
        <w:t>）回填土荷载</w:t>
      </w:r>
    </w:p>
    <w:p w:rsidR="00C05A2D" w:rsidRPr="002C22A1" w:rsidRDefault="00C05A2D" w:rsidP="002C22A1">
      <w:pPr>
        <w:pStyle w:val="31"/>
        <w:spacing w:after="0" w:line="320" w:lineRule="exact"/>
        <w:ind w:firstLineChars="200" w:firstLine="420"/>
        <w:rPr>
          <w:color w:val="000000"/>
          <w:sz w:val="21"/>
          <w:szCs w:val="21"/>
        </w:rPr>
      </w:pPr>
      <w:r w:rsidRPr="002C22A1">
        <w:rPr>
          <w:color w:val="000000"/>
          <w:sz w:val="21"/>
          <w:szCs w:val="21"/>
        </w:rPr>
        <w:t>根据《水工建筑物荷载设计规范》（</w:t>
      </w:r>
      <w:r w:rsidRPr="002C22A1">
        <w:rPr>
          <w:color w:val="000000"/>
          <w:sz w:val="21"/>
          <w:szCs w:val="21"/>
        </w:rPr>
        <w:t>DL5077-1997</w:t>
      </w:r>
      <w:r w:rsidRPr="002C22A1">
        <w:rPr>
          <w:color w:val="000000"/>
          <w:sz w:val="21"/>
          <w:szCs w:val="21"/>
        </w:rPr>
        <w:t>），墙后水平土压力按主动土压力和垂直土重进行计算，其余按边荷载考虑。</w:t>
      </w:r>
    </w:p>
    <w:p w:rsidR="00C05A2D" w:rsidRPr="002C22A1" w:rsidRDefault="00C05A2D" w:rsidP="002C22A1">
      <w:pPr>
        <w:pStyle w:val="31"/>
        <w:spacing w:after="0" w:line="320" w:lineRule="exact"/>
        <w:ind w:firstLineChars="200" w:firstLine="420"/>
        <w:rPr>
          <w:color w:val="000000"/>
          <w:sz w:val="21"/>
          <w:szCs w:val="21"/>
        </w:rPr>
      </w:pPr>
      <w:r w:rsidRPr="002C22A1">
        <w:rPr>
          <w:color w:val="000000"/>
          <w:sz w:val="21"/>
          <w:szCs w:val="21"/>
        </w:rPr>
        <w:t>（</w:t>
      </w:r>
      <w:r w:rsidRPr="002C22A1">
        <w:rPr>
          <w:color w:val="000000"/>
          <w:sz w:val="21"/>
          <w:szCs w:val="21"/>
        </w:rPr>
        <w:t>3</w:t>
      </w:r>
      <w:r w:rsidRPr="002C22A1">
        <w:rPr>
          <w:color w:val="000000"/>
          <w:sz w:val="21"/>
          <w:szCs w:val="21"/>
        </w:rPr>
        <w:t>）水荷载</w:t>
      </w:r>
    </w:p>
    <w:p w:rsidR="00C05A2D" w:rsidRPr="002C22A1" w:rsidRDefault="00C05A2D" w:rsidP="002C22A1">
      <w:pPr>
        <w:pStyle w:val="31"/>
        <w:spacing w:after="0" w:line="320" w:lineRule="exact"/>
        <w:ind w:firstLineChars="200" w:firstLine="420"/>
        <w:rPr>
          <w:b/>
          <w:bCs/>
          <w:color w:val="000000"/>
          <w:sz w:val="21"/>
          <w:szCs w:val="21"/>
        </w:rPr>
      </w:pPr>
      <w:r w:rsidRPr="002C22A1">
        <w:rPr>
          <w:color w:val="000000"/>
          <w:sz w:val="21"/>
          <w:szCs w:val="21"/>
        </w:rPr>
        <w:t>水荷载的加载工况见表</w:t>
      </w:r>
      <w:r w:rsidR="00483746">
        <w:rPr>
          <w:rFonts w:hint="eastAsia"/>
          <w:color w:val="000000"/>
          <w:sz w:val="21"/>
          <w:szCs w:val="21"/>
        </w:rPr>
        <w:t>3</w:t>
      </w:r>
      <w:r w:rsidRPr="002C22A1">
        <w:rPr>
          <w:color w:val="000000"/>
          <w:sz w:val="21"/>
          <w:szCs w:val="21"/>
        </w:rPr>
        <w:t>.3</w:t>
      </w:r>
      <w:r w:rsidRPr="002C22A1">
        <w:rPr>
          <w:color w:val="000000"/>
          <w:sz w:val="21"/>
          <w:szCs w:val="21"/>
        </w:rPr>
        <w:t>。</w:t>
      </w:r>
    </w:p>
    <w:p w:rsidR="00C05A2D" w:rsidRPr="00D92A83" w:rsidRDefault="00C05A2D" w:rsidP="002C22A1">
      <w:pPr>
        <w:pStyle w:val="af4"/>
        <w:spacing w:afterLines="0"/>
        <w:rPr>
          <w:kern w:val="0"/>
        </w:rPr>
      </w:pPr>
      <w:r w:rsidRPr="002C22A1">
        <w:rPr>
          <w:rFonts w:eastAsia="宋体"/>
          <w:b w:val="0"/>
          <w:color w:val="000000"/>
          <w:sz w:val="18"/>
          <w:szCs w:val="18"/>
        </w:rPr>
        <w:t>表</w:t>
      </w:r>
      <w:r w:rsidR="00483746">
        <w:rPr>
          <w:rFonts w:eastAsia="宋体" w:hint="eastAsia"/>
          <w:b w:val="0"/>
          <w:color w:val="000000"/>
          <w:sz w:val="18"/>
          <w:szCs w:val="18"/>
        </w:rPr>
        <w:t>3</w:t>
      </w:r>
      <w:r w:rsidRPr="002C22A1">
        <w:rPr>
          <w:rFonts w:eastAsia="宋体"/>
          <w:b w:val="0"/>
          <w:color w:val="000000"/>
          <w:sz w:val="18"/>
          <w:szCs w:val="18"/>
        </w:rPr>
        <w:t xml:space="preserve">.3 </w:t>
      </w:r>
      <w:r w:rsidRPr="002C22A1">
        <w:rPr>
          <w:rFonts w:eastAsia="宋体"/>
          <w:b w:val="0"/>
          <w:color w:val="000000"/>
          <w:sz w:val="18"/>
          <w:szCs w:val="18"/>
        </w:rPr>
        <w:t>复核计算水位组合表</w:t>
      </w:r>
    </w:p>
    <w:tbl>
      <w:tblPr>
        <w:tblW w:w="5000" w:type="pct"/>
        <w:jc w:val="center"/>
        <w:tblInd w:w="0" w:type="dxa"/>
        <w:tblBorders>
          <w:top w:val="single" w:sz="12" w:space="0" w:color="auto"/>
          <w:bottom w:val="single" w:sz="12" w:space="0" w:color="auto"/>
        </w:tblBorders>
        <w:tblLook w:val="04A0" w:firstRow="1" w:lastRow="0" w:firstColumn="1" w:lastColumn="0" w:noHBand="0" w:noVBand="1"/>
      </w:tblPr>
      <w:tblGrid>
        <w:gridCol w:w="1136"/>
        <w:gridCol w:w="1317"/>
        <w:gridCol w:w="1133"/>
        <w:gridCol w:w="1127"/>
      </w:tblGrid>
      <w:tr w:rsidR="00C05A2D" w:rsidTr="00037CF8">
        <w:trPr>
          <w:cantSplit/>
          <w:trHeight w:hRule="exact" w:val="397"/>
          <w:jc w:val="center"/>
        </w:trPr>
        <w:tc>
          <w:tcPr>
            <w:tcW w:w="1205" w:type="pct"/>
            <w:tcBorders>
              <w:top w:val="single" w:sz="12" w:space="0" w:color="auto"/>
              <w:bottom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color w:val="000000"/>
                <w:sz w:val="18"/>
                <w:szCs w:val="18"/>
              </w:rPr>
              <w:t>工况</w:t>
            </w:r>
          </w:p>
        </w:tc>
        <w:tc>
          <w:tcPr>
            <w:tcW w:w="1397" w:type="pct"/>
            <w:tcBorders>
              <w:top w:val="single" w:sz="12" w:space="0" w:color="auto"/>
              <w:bottom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上游水位</w:t>
            </w:r>
          </w:p>
        </w:tc>
        <w:tc>
          <w:tcPr>
            <w:tcW w:w="1202" w:type="pct"/>
            <w:tcBorders>
              <w:top w:val="single" w:sz="12" w:space="0" w:color="auto"/>
              <w:bottom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下游水位</w:t>
            </w:r>
          </w:p>
        </w:tc>
        <w:tc>
          <w:tcPr>
            <w:tcW w:w="1196" w:type="pct"/>
            <w:tcBorders>
              <w:top w:val="single" w:sz="12" w:space="0" w:color="auto"/>
              <w:bottom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备注</w:t>
            </w:r>
          </w:p>
        </w:tc>
      </w:tr>
      <w:tr w:rsidR="00C05A2D" w:rsidTr="00037CF8">
        <w:trPr>
          <w:cantSplit/>
          <w:trHeight w:hRule="exact" w:val="397"/>
          <w:jc w:val="center"/>
        </w:trPr>
        <w:tc>
          <w:tcPr>
            <w:tcW w:w="1205" w:type="pct"/>
            <w:tcBorders>
              <w:top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color w:val="000000"/>
                <w:sz w:val="18"/>
                <w:szCs w:val="18"/>
              </w:rPr>
              <w:t>正向设计</w:t>
            </w:r>
          </w:p>
        </w:tc>
        <w:tc>
          <w:tcPr>
            <w:tcW w:w="1397" w:type="pct"/>
            <w:tcBorders>
              <w:top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0.27</w:t>
            </w:r>
          </w:p>
        </w:tc>
        <w:tc>
          <w:tcPr>
            <w:tcW w:w="1202" w:type="pct"/>
            <w:tcBorders>
              <w:top w:val="single" w:sz="12" w:space="0" w:color="auto"/>
            </w:tcBorders>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5.6</w:t>
            </w:r>
          </w:p>
        </w:tc>
        <w:tc>
          <w:tcPr>
            <w:tcW w:w="1196" w:type="pct"/>
            <w:tcBorders>
              <w:top w:val="single" w:sz="12" w:space="0" w:color="auto"/>
            </w:tcBorders>
            <w:vAlign w:val="center"/>
          </w:tcPr>
          <w:p w:rsidR="00C05A2D" w:rsidRPr="00037CF8" w:rsidRDefault="00C05A2D" w:rsidP="00037CF8">
            <w:pPr>
              <w:pStyle w:val="af1"/>
              <w:snapToGrid w:val="0"/>
              <w:spacing w:line="240" w:lineRule="auto"/>
              <w:jc w:val="center"/>
              <w:rPr>
                <w:color w:val="FF0000"/>
                <w:sz w:val="18"/>
                <w:szCs w:val="18"/>
              </w:rPr>
            </w:pPr>
          </w:p>
        </w:tc>
      </w:tr>
      <w:tr w:rsidR="00C05A2D" w:rsidTr="00037CF8">
        <w:trPr>
          <w:cantSplit/>
          <w:trHeight w:hRule="exact" w:val="397"/>
          <w:jc w:val="center"/>
        </w:trPr>
        <w:tc>
          <w:tcPr>
            <w:tcW w:w="1205" w:type="pct"/>
            <w:vAlign w:val="center"/>
          </w:tcPr>
          <w:p w:rsidR="00C05A2D" w:rsidRPr="00037CF8" w:rsidRDefault="00C05A2D" w:rsidP="00037CF8">
            <w:pPr>
              <w:pStyle w:val="af1"/>
              <w:snapToGrid w:val="0"/>
              <w:spacing w:line="240" w:lineRule="auto"/>
              <w:jc w:val="center"/>
              <w:rPr>
                <w:color w:val="000000"/>
                <w:sz w:val="18"/>
                <w:szCs w:val="18"/>
              </w:rPr>
            </w:pPr>
            <w:r w:rsidRPr="00037CF8">
              <w:rPr>
                <w:color w:val="000000"/>
                <w:sz w:val="18"/>
                <w:szCs w:val="18"/>
              </w:rPr>
              <w:t>正向校核</w:t>
            </w:r>
          </w:p>
        </w:tc>
        <w:tc>
          <w:tcPr>
            <w:tcW w:w="1397"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0.27</w:t>
            </w:r>
          </w:p>
        </w:tc>
        <w:tc>
          <w:tcPr>
            <w:tcW w:w="1202"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6.0</w:t>
            </w:r>
          </w:p>
        </w:tc>
        <w:tc>
          <w:tcPr>
            <w:tcW w:w="1196" w:type="pct"/>
            <w:vAlign w:val="center"/>
          </w:tcPr>
          <w:p w:rsidR="00C05A2D" w:rsidRPr="00037CF8" w:rsidRDefault="00C05A2D" w:rsidP="00037CF8">
            <w:pPr>
              <w:pStyle w:val="af1"/>
              <w:snapToGrid w:val="0"/>
              <w:spacing w:line="240" w:lineRule="auto"/>
              <w:jc w:val="center"/>
              <w:rPr>
                <w:color w:val="FF0000"/>
                <w:sz w:val="18"/>
                <w:szCs w:val="18"/>
              </w:rPr>
            </w:pPr>
          </w:p>
        </w:tc>
      </w:tr>
      <w:tr w:rsidR="00C05A2D" w:rsidTr="00037CF8">
        <w:trPr>
          <w:cantSplit/>
          <w:trHeight w:hRule="exact" w:val="397"/>
          <w:jc w:val="center"/>
        </w:trPr>
        <w:tc>
          <w:tcPr>
            <w:tcW w:w="1205" w:type="pct"/>
            <w:vAlign w:val="center"/>
          </w:tcPr>
          <w:p w:rsidR="00C05A2D" w:rsidRPr="00037CF8" w:rsidRDefault="00C05A2D" w:rsidP="00037CF8">
            <w:pPr>
              <w:pStyle w:val="af1"/>
              <w:snapToGrid w:val="0"/>
              <w:spacing w:line="240" w:lineRule="auto"/>
              <w:jc w:val="center"/>
              <w:rPr>
                <w:color w:val="000000"/>
                <w:sz w:val="18"/>
                <w:szCs w:val="18"/>
              </w:rPr>
            </w:pPr>
            <w:r w:rsidRPr="00037CF8">
              <w:rPr>
                <w:color w:val="000000"/>
                <w:sz w:val="18"/>
                <w:szCs w:val="18"/>
              </w:rPr>
              <w:t>反向设计</w:t>
            </w:r>
          </w:p>
        </w:tc>
        <w:tc>
          <w:tcPr>
            <w:tcW w:w="1397"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1.44</w:t>
            </w:r>
          </w:p>
        </w:tc>
        <w:tc>
          <w:tcPr>
            <w:tcW w:w="1202"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-1.04</w:t>
            </w:r>
          </w:p>
        </w:tc>
        <w:tc>
          <w:tcPr>
            <w:tcW w:w="1196" w:type="pct"/>
            <w:vAlign w:val="center"/>
          </w:tcPr>
          <w:p w:rsidR="00C05A2D" w:rsidRPr="00037CF8" w:rsidRDefault="00C05A2D" w:rsidP="00037CF8">
            <w:pPr>
              <w:pStyle w:val="af1"/>
              <w:snapToGrid w:val="0"/>
              <w:spacing w:line="240" w:lineRule="auto"/>
              <w:jc w:val="center"/>
              <w:rPr>
                <w:color w:val="000000"/>
                <w:sz w:val="18"/>
                <w:szCs w:val="18"/>
              </w:rPr>
            </w:pPr>
          </w:p>
        </w:tc>
      </w:tr>
      <w:tr w:rsidR="00C05A2D" w:rsidTr="00037CF8">
        <w:trPr>
          <w:cantSplit/>
          <w:trHeight w:hRule="exact" w:val="397"/>
          <w:jc w:val="center"/>
        </w:trPr>
        <w:tc>
          <w:tcPr>
            <w:tcW w:w="1205" w:type="pct"/>
            <w:vAlign w:val="center"/>
          </w:tcPr>
          <w:p w:rsidR="00C05A2D" w:rsidRPr="00037CF8" w:rsidRDefault="00C05A2D" w:rsidP="00037CF8">
            <w:pPr>
              <w:pStyle w:val="af1"/>
              <w:snapToGrid w:val="0"/>
              <w:spacing w:line="240" w:lineRule="auto"/>
              <w:jc w:val="center"/>
              <w:rPr>
                <w:color w:val="000000"/>
                <w:sz w:val="18"/>
                <w:szCs w:val="18"/>
              </w:rPr>
            </w:pPr>
            <w:r w:rsidRPr="00037CF8">
              <w:rPr>
                <w:color w:val="000000"/>
                <w:sz w:val="18"/>
                <w:szCs w:val="18"/>
              </w:rPr>
              <w:t>反向校核</w:t>
            </w:r>
          </w:p>
        </w:tc>
        <w:tc>
          <w:tcPr>
            <w:tcW w:w="1397"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1.44</w:t>
            </w:r>
          </w:p>
        </w:tc>
        <w:tc>
          <w:tcPr>
            <w:tcW w:w="1202"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-1.19</w:t>
            </w:r>
          </w:p>
        </w:tc>
        <w:tc>
          <w:tcPr>
            <w:tcW w:w="1196" w:type="pct"/>
            <w:vAlign w:val="center"/>
          </w:tcPr>
          <w:p w:rsidR="00C05A2D" w:rsidRPr="00037CF8" w:rsidRDefault="00C05A2D" w:rsidP="00037CF8">
            <w:pPr>
              <w:pStyle w:val="af1"/>
              <w:snapToGrid w:val="0"/>
              <w:spacing w:line="240" w:lineRule="auto"/>
              <w:jc w:val="center"/>
              <w:rPr>
                <w:color w:val="000000"/>
                <w:sz w:val="18"/>
                <w:szCs w:val="18"/>
              </w:rPr>
            </w:pPr>
          </w:p>
        </w:tc>
      </w:tr>
      <w:tr w:rsidR="00C05A2D" w:rsidTr="00037CF8">
        <w:trPr>
          <w:cantSplit/>
          <w:trHeight w:hRule="exact" w:val="397"/>
          <w:jc w:val="center"/>
        </w:trPr>
        <w:tc>
          <w:tcPr>
            <w:tcW w:w="1205"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地震工况</w:t>
            </w:r>
          </w:p>
        </w:tc>
        <w:tc>
          <w:tcPr>
            <w:tcW w:w="1397"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0.90</w:t>
            </w:r>
          </w:p>
        </w:tc>
        <w:tc>
          <w:tcPr>
            <w:tcW w:w="1202"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1.87</w:t>
            </w:r>
          </w:p>
        </w:tc>
        <w:tc>
          <w:tcPr>
            <w:tcW w:w="1196" w:type="pct"/>
            <w:vAlign w:val="center"/>
          </w:tcPr>
          <w:p w:rsidR="00C05A2D" w:rsidRPr="00037CF8" w:rsidRDefault="00C05A2D" w:rsidP="00037CF8">
            <w:pPr>
              <w:pStyle w:val="af1"/>
              <w:snapToGrid w:val="0"/>
              <w:spacing w:line="240" w:lineRule="auto"/>
              <w:jc w:val="center"/>
              <w:rPr>
                <w:color w:val="000000"/>
                <w:sz w:val="18"/>
                <w:szCs w:val="18"/>
              </w:rPr>
            </w:pPr>
            <w:r w:rsidRPr="00037CF8">
              <w:rPr>
                <w:rFonts w:hint="eastAsia"/>
                <w:color w:val="000000"/>
                <w:sz w:val="18"/>
                <w:szCs w:val="18"/>
              </w:rPr>
              <w:t>7</w:t>
            </w:r>
            <w:r w:rsidRPr="00037CF8">
              <w:rPr>
                <w:rFonts w:hint="eastAsia"/>
                <w:color w:val="000000"/>
                <w:sz w:val="18"/>
                <w:szCs w:val="18"/>
              </w:rPr>
              <w:t>度</w:t>
            </w:r>
          </w:p>
        </w:tc>
      </w:tr>
    </w:tbl>
    <w:p w:rsidR="00F2229C" w:rsidRDefault="00483746" w:rsidP="00483746">
      <w:pPr>
        <w:pStyle w:val="1"/>
        <w:spacing w:line="360" w:lineRule="auto"/>
        <w:rPr>
          <w:rFonts w:hint="eastAsia"/>
          <w:b/>
          <w:szCs w:val="21"/>
        </w:rPr>
      </w:pPr>
      <w:r w:rsidRPr="00483746">
        <w:rPr>
          <w:rFonts w:eastAsia="宋体" w:hint="eastAsia"/>
          <w:b/>
        </w:rPr>
        <w:t xml:space="preserve">4 </w:t>
      </w:r>
      <w:r w:rsidRPr="00483746">
        <w:rPr>
          <w:rFonts w:eastAsia="宋体" w:hint="eastAsia"/>
          <w:b/>
        </w:rPr>
        <w:t>复核</w:t>
      </w:r>
      <w:r w:rsidR="00F2229C" w:rsidRPr="00483746">
        <w:rPr>
          <w:rFonts w:eastAsia="宋体" w:hint="eastAsia"/>
          <w:b/>
        </w:rPr>
        <w:t>计算结果</w:t>
      </w:r>
      <w:r w:rsidRPr="00483746">
        <w:rPr>
          <w:rFonts w:eastAsia="宋体" w:hint="eastAsia"/>
          <w:b/>
        </w:rPr>
        <w:t>分析</w:t>
      </w:r>
    </w:p>
    <w:p w:rsidR="00820973" w:rsidRPr="00037CF8" w:rsidRDefault="00820973" w:rsidP="00037CF8">
      <w:pPr>
        <w:pStyle w:val="31"/>
        <w:spacing w:after="0" w:line="320" w:lineRule="exact"/>
        <w:ind w:firstLineChars="200" w:firstLine="420"/>
        <w:rPr>
          <w:snapToGrid w:val="0"/>
          <w:kern w:val="0"/>
          <w:sz w:val="21"/>
          <w:szCs w:val="21"/>
        </w:rPr>
      </w:pPr>
      <w:r w:rsidRPr="00037CF8">
        <w:rPr>
          <w:snapToGrid w:val="0"/>
          <w:kern w:val="0"/>
          <w:sz w:val="21"/>
          <w:szCs w:val="21"/>
        </w:rPr>
        <w:t>按照上述计算模型和参数，分别对</w:t>
      </w:r>
      <w:r w:rsidRPr="00037CF8">
        <w:rPr>
          <w:rFonts w:hint="eastAsia"/>
          <w:snapToGrid w:val="0"/>
          <w:kern w:val="0"/>
          <w:sz w:val="21"/>
          <w:szCs w:val="21"/>
        </w:rPr>
        <w:t>川东港闸</w:t>
      </w:r>
      <w:r w:rsidRPr="00037CF8">
        <w:rPr>
          <w:snapToGrid w:val="0"/>
          <w:kern w:val="0"/>
          <w:sz w:val="21"/>
          <w:szCs w:val="21"/>
        </w:rPr>
        <w:t>闸室结构的各种工况进行了空间有限元计算。求出了各种工况下站身结构在荷载作用下的各点应力</w:t>
      </w:r>
      <w:r w:rsidR="002D7113" w:rsidRPr="00037CF8">
        <w:rPr>
          <w:rFonts w:hint="eastAsia"/>
          <w:snapToGrid w:val="0"/>
          <w:kern w:val="0"/>
          <w:sz w:val="21"/>
          <w:szCs w:val="21"/>
        </w:rPr>
        <w:t>，</w:t>
      </w:r>
      <w:r w:rsidRPr="00037CF8">
        <w:rPr>
          <w:snapToGrid w:val="0"/>
          <w:kern w:val="0"/>
          <w:sz w:val="21"/>
          <w:szCs w:val="21"/>
        </w:rPr>
        <w:t>可对闸室的稳定和强度安全性进行评价。</w:t>
      </w:r>
    </w:p>
    <w:p w:rsidR="00483746" w:rsidRPr="00483746" w:rsidRDefault="00483746" w:rsidP="00483746">
      <w:pPr>
        <w:spacing w:line="360" w:lineRule="auto"/>
        <w:rPr>
          <w:rFonts w:hint="eastAsia"/>
          <w:b/>
          <w:szCs w:val="21"/>
        </w:rPr>
      </w:pPr>
      <w:r>
        <w:rPr>
          <w:rFonts w:hint="eastAsia"/>
          <w:b/>
          <w:szCs w:val="21"/>
        </w:rPr>
        <w:t xml:space="preserve">4.1 </w:t>
      </w:r>
      <w:r>
        <w:rPr>
          <w:rFonts w:hint="eastAsia"/>
          <w:b/>
          <w:szCs w:val="21"/>
        </w:rPr>
        <w:t>应力分析</w:t>
      </w:r>
    </w:p>
    <w:p w:rsidR="00820973" w:rsidRDefault="00820973" w:rsidP="00037CF8">
      <w:pPr>
        <w:pStyle w:val="31"/>
        <w:spacing w:after="0" w:line="320" w:lineRule="exact"/>
        <w:ind w:firstLineChars="200" w:firstLine="420"/>
        <w:rPr>
          <w:color w:val="000000"/>
        </w:rPr>
      </w:pPr>
      <w:r w:rsidRPr="00037CF8">
        <w:rPr>
          <w:snapToGrid w:val="0"/>
          <w:kern w:val="0"/>
          <w:sz w:val="21"/>
          <w:szCs w:val="21"/>
        </w:rPr>
        <w:t>根据计算结果的应力云纹图进行分析，具体计算的各工况下的整体结构最大主拉应力云纹图见图</w:t>
      </w:r>
      <w:r w:rsidR="00037CF8">
        <w:rPr>
          <w:rFonts w:hint="eastAsia"/>
          <w:snapToGrid w:val="0"/>
          <w:kern w:val="0"/>
          <w:sz w:val="21"/>
          <w:szCs w:val="21"/>
        </w:rPr>
        <w:t>4.</w:t>
      </w:r>
      <w:r w:rsidR="00483746">
        <w:rPr>
          <w:rFonts w:hint="eastAsia"/>
          <w:snapToGrid w:val="0"/>
          <w:kern w:val="0"/>
          <w:sz w:val="21"/>
          <w:szCs w:val="21"/>
        </w:rPr>
        <w:t>1</w:t>
      </w:r>
      <w:r w:rsidRPr="00037CF8">
        <w:rPr>
          <w:snapToGrid w:val="0"/>
          <w:kern w:val="0"/>
          <w:sz w:val="21"/>
          <w:szCs w:val="21"/>
        </w:rPr>
        <w:t>~</w:t>
      </w:r>
      <w:r w:rsidRPr="00037CF8">
        <w:rPr>
          <w:snapToGrid w:val="0"/>
          <w:kern w:val="0"/>
          <w:sz w:val="21"/>
          <w:szCs w:val="21"/>
        </w:rPr>
        <w:t>图</w:t>
      </w:r>
      <w:r w:rsidR="00037CF8">
        <w:rPr>
          <w:rFonts w:hint="eastAsia"/>
          <w:snapToGrid w:val="0"/>
          <w:kern w:val="0"/>
          <w:sz w:val="21"/>
          <w:szCs w:val="21"/>
        </w:rPr>
        <w:t>4.</w:t>
      </w:r>
      <w:r w:rsidR="00483746">
        <w:rPr>
          <w:rFonts w:hint="eastAsia"/>
          <w:snapToGrid w:val="0"/>
          <w:kern w:val="0"/>
          <w:sz w:val="21"/>
          <w:szCs w:val="21"/>
        </w:rPr>
        <w:t>5</w:t>
      </w:r>
      <w:r w:rsidRPr="00037CF8">
        <w:rPr>
          <w:snapToGrid w:val="0"/>
          <w:kern w:val="0"/>
          <w:sz w:val="21"/>
          <w:szCs w:val="21"/>
        </w:rPr>
        <w:t>。</w:t>
      </w:r>
    </w:p>
    <w:p w:rsidR="00820973" w:rsidRPr="00D92A83" w:rsidRDefault="00C26D7C" w:rsidP="00820973">
      <w:pPr>
        <w:jc w:val="center"/>
        <w:rPr>
          <w:color w:val="FF0000"/>
          <w:sz w:val="18"/>
          <w:szCs w:val="18"/>
        </w:rPr>
      </w:pPr>
      <w:r w:rsidRPr="00D25F78">
        <w:rPr>
          <w:noProof/>
        </w:rPr>
        <w:drawing>
          <wp:inline distT="0" distB="0" distL="0" distR="0">
            <wp:extent cx="2879725" cy="908685"/>
            <wp:effectExtent l="0" t="0" r="0" b="5715"/>
            <wp:docPr id="11"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9725" cy="908685"/>
                    </a:xfrm>
                    <a:prstGeom prst="rect">
                      <a:avLst/>
                    </a:prstGeom>
                    <a:noFill/>
                    <a:ln>
                      <a:noFill/>
                    </a:ln>
                  </pic:spPr>
                </pic:pic>
              </a:graphicData>
            </a:graphic>
          </wp:inline>
        </w:drawing>
      </w:r>
      <w:r w:rsidR="00820973" w:rsidRPr="00037CF8">
        <w:rPr>
          <w:color w:val="000000"/>
          <w:sz w:val="18"/>
          <w:szCs w:val="18"/>
        </w:rPr>
        <w:t>图</w:t>
      </w:r>
      <w:r w:rsidR="00037CF8">
        <w:rPr>
          <w:rFonts w:hint="eastAsia"/>
          <w:color w:val="000000"/>
          <w:sz w:val="18"/>
          <w:szCs w:val="18"/>
        </w:rPr>
        <w:t>4.</w:t>
      </w:r>
      <w:r w:rsidR="00483746">
        <w:rPr>
          <w:rFonts w:hint="eastAsia"/>
          <w:color w:val="000000"/>
          <w:sz w:val="18"/>
          <w:szCs w:val="18"/>
        </w:rPr>
        <w:t>1</w:t>
      </w:r>
      <w:r w:rsidR="00037CF8">
        <w:rPr>
          <w:rFonts w:hint="eastAsia"/>
          <w:color w:val="000000"/>
          <w:sz w:val="18"/>
          <w:szCs w:val="18"/>
        </w:rPr>
        <w:t xml:space="preserve">  </w:t>
      </w:r>
      <w:r w:rsidR="00820973" w:rsidRPr="00037CF8">
        <w:rPr>
          <w:color w:val="000000"/>
          <w:sz w:val="18"/>
          <w:szCs w:val="18"/>
        </w:rPr>
        <w:t>正向设计工况闸室最大主拉应力分布图（</w:t>
      </w:r>
      <w:r w:rsidR="00820973" w:rsidRPr="00037CF8">
        <w:rPr>
          <w:color w:val="000000"/>
          <w:sz w:val="18"/>
          <w:szCs w:val="18"/>
        </w:rPr>
        <w:t>Pa</w:t>
      </w:r>
      <w:r w:rsidR="00820973" w:rsidRPr="00037CF8">
        <w:rPr>
          <w:color w:val="000000"/>
          <w:sz w:val="18"/>
          <w:szCs w:val="18"/>
        </w:rPr>
        <w:t>）</w:t>
      </w:r>
    </w:p>
    <w:p w:rsidR="00820973" w:rsidRPr="00037CF8" w:rsidRDefault="00C26D7C" w:rsidP="00483746">
      <w:pPr>
        <w:jc w:val="left"/>
        <w:rPr>
          <w:b/>
          <w:color w:val="000000"/>
          <w:sz w:val="18"/>
          <w:szCs w:val="18"/>
        </w:rPr>
      </w:pPr>
      <w:r w:rsidRPr="00D25F78">
        <w:rPr>
          <w:noProof/>
        </w:rPr>
        <w:drawing>
          <wp:inline distT="0" distB="0" distL="0" distR="0">
            <wp:extent cx="2879725" cy="967740"/>
            <wp:effectExtent l="0" t="0" r="0" b="3810"/>
            <wp:docPr id="12"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9725" cy="967740"/>
                    </a:xfrm>
                    <a:prstGeom prst="rect">
                      <a:avLst/>
                    </a:prstGeom>
                    <a:noFill/>
                    <a:ln>
                      <a:noFill/>
                    </a:ln>
                  </pic:spPr>
                </pic:pic>
              </a:graphicData>
            </a:graphic>
          </wp:inline>
        </w:drawing>
      </w:r>
      <w:r w:rsidR="00820973" w:rsidRPr="00037CF8">
        <w:rPr>
          <w:b/>
          <w:color w:val="000000"/>
          <w:sz w:val="18"/>
          <w:szCs w:val="18"/>
        </w:rPr>
        <w:t>图</w:t>
      </w:r>
      <w:r w:rsidR="00037CF8">
        <w:rPr>
          <w:rFonts w:hint="eastAsia"/>
          <w:b/>
          <w:color w:val="000000"/>
          <w:sz w:val="18"/>
          <w:szCs w:val="18"/>
        </w:rPr>
        <w:t>4.</w:t>
      </w:r>
      <w:r w:rsidR="00483746">
        <w:rPr>
          <w:rFonts w:hint="eastAsia"/>
          <w:b/>
          <w:color w:val="000000"/>
          <w:sz w:val="18"/>
          <w:szCs w:val="18"/>
        </w:rPr>
        <w:t>2</w:t>
      </w:r>
      <w:r w:rsidR="00037CF8">
        <w:rPr>
          <w:rFonts w:hint="eastAsia"/>
          <w:b/>
          <w:color w:val="000000"/>
          <w:sz w:val="18"/>
          <w:szCs w:val="18"/>
        </w:rPr>
        <w:t xml:space="preserve">  </w:t>
      </w:r>
      <w:r w:rsidR="00820973" w:rsidRPr="00037CF8">
        <w:rPr>
          <w:b/>
          <w:color w:val="000000"/>
          <w:sz w:val="18"/>
          <w:szCs w:val="18"/>
        </w:rPr>
        <w:t>正向</w:t>
      </w:r>
      <w:r w:rsidR="00820973" w:rsidRPr="00037CF8">
        <w:rPr>
          <w:rFonts w:hint="eastAsia"/>
          <w:b/>
          <w:color w:val="000000"/>
          <w:sz w:val="18"/>
          <w:szCs w:val="18"/>
        </w:rPr>
        <w:t>校核</w:t>
      </w:r>
      <w:r w:rsidR="00820973" w:rsidRPr="00037CF8">
        <w:rPr>
          <w:b/>
          <w:color w:val="000000"/>
          <w:sz w:val="18"/>
          <w:szCs w:val="18"/>
        </w:rPr>
        <w:t>工况闸室最大主拉应力分布图（</w:t>
      </w:r>
      <w:r w:rsidR="00820973" w:rsidRPr="00037CF8">
        <w:rPr>
          <w:b/>
          <w:color w:val="000000"/>
          <w:sz w:val="18"/>
          <w:szCs w:val="18"/>
        </w:rPr>
        <w:t>Pa</w:t>
      </w:r>
      <w:r w:rsidR="00820973" w:rsidRPr="00037CF8">
        <w:rPr>
          <w:b/>
          <w:color w:val="000000"/>
          <w:sz w:val="18"/>
          <w:szCs w:val="18"/>
        </w:rPr>
        <w:t>）</w:t>
      </w:r>
    </w:p>
    <w:p w:rsidR="00820973" w:rsidRPr="00D92A83" w:rsidRDefault="00C26D7C" w:rsidP="00820973">
      <w:pPr>
        <w:pStyle w:val="31"/>
        <w:spacing w:after="0"/>
        <w:jc w:val="left"/>
        <w:rPr>
          <w:color w:val="FF0000"/>
        </w:rPr>
      </w:pPr>
      <w:r w:rsidRPr="00D25F78">
        <w:rPr>
          <w:noProof/>
        </w:rPr>
        <w:lastRenderedPageBreak/>
        <w:drawing>
          <wp:inline distT="0" distB="0" distL="0" distR="0">
            <wp:extent cx="2879725" cy="902335"/>
            <wp:effectExtent l="0" t="0" r="0" b="0"/>
            <wp:docPr id="13"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9725" cy="902335"/>
                    </a:xfrm>
                    <a:prstGeom prst="rect">
                      <a:avLst/>
                    </a:prstGeom>
                    <a:noFill/>
                    <a:ln>
                      <a:noFill/>
                    </a:ln>
                  </pic:spPr>
                </pic:pic>
              </a:graphicData>
            </a:graphic>
          </wp:inline>
        </w:drawing>
      </w:r>
    </w:p>
    <w:p w:rsidR="00820973" w:rsidRPr="00037CF8" w:rsidRDefault="00820973" w:rsidP="002D7113">
      <w:pPr>
        <w:pStyle w:val="af4"/>
        <w:spacing w:afterLines="0"/>
        <w:rPr>
          <w:rFonts w:eastAsia="宋体"/>
          <w:b w:val="0"/>
          <w:color w:val="000000"/>
          <w:sz w:val="18"/>
          <w:szCs w:val="18"/>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3</w:t>
      </w:r>
      <w:r w:rsidR="00037CF8">
        <w:rPr>
          <w:rFonts w:eastAsia="宋体" w:hint="eastAsia"/>
          <w:b w:val="0"/>
          <w:color w:val="000000"/>
          <w:sz w:val="18"/>
          <w:szCs w:val="18"/>
        </w:rPr>
        <w:t xml:space="preserve">  </w:t>
      </w:r>
      <w:r w:rsidRPr="00037CF8">
        <w:rPr>
          <w:rFonts w:eastAsia="宋体" w:hint="eastAsia"/>
          <w:b w:val="0"/>
          <w:color w:val="000000"/>
          <w:sz w:val="18"/>
          <w:szCs w:val="18"/>
        </w:rPr>
        <w:t>反向设计</w:t>
      </w:r>
      <w:r w:rsidRPr="00037CF8">
        <w:rPr>
          <w:rFonts w:eastAsia="宋体"/>
          <w:b w:val="0"/>
          <w:color w:val="000000"/>
          <w:sz w:val="18"/>
          <w:szCs w:val="18"/>
        </w:rPr>
        <w:t>工况闸室最大主拉应力分布图（</w:t>
      </w:r>
      <w:r w:rsidRPr="00037CF8">
        <w:rPr>
          <w:rFonts w:eastAsia="宋体"/>
          <w:b w:val="0"/>
          <w:color w:val="000000"/>
          <w:sz w:val="18"/>
          <w:szCs w:val="18"/>
        </w:rPr>
        <w:t>Pa</w:t>
      </w:r>
      <w:r w:rsidRPr="00037CF8">
        <w:rPr>
          <w:rFonts w:eastAsia="宋体"/>
          <w:b w:val="0"/>
          <w:color w:val="000000"/>
          <w:sz w:val="18"/>
          <w:szCs w:val="18"/>
        </w:rPr>
        <w:t>）</w:t>
      </w:r>
    </w:p>
    <w:p w:rsidR="00820973" w:rsidRPr="00D92A83" w:rsidRDefault="00C26D7C" w:rsidP="00820973">
      <w:pPr>
        <w:pStyle w:val="31"/>
        <w:spacing w:after="0"/>
        <w:jc w:val="left"/>
        <w:rPr>
          <w:color w:val="FF0000"/>
        </w:rPr>
      </w:pPr>
      <w:r w:rsidRPr="00D25F78">
        <w:rPr>
          <w:noProof/>
        </w:rPr>
        <w:drawing>
          <wp:inline distT="0" distB="0" distL="0" distR="0">
            <wp:extent cx="2879725" cy="866775"/>
            <wp:effectExtent l="0" t="0" r="0" b="9525"/>
            <wp:docPr id="14"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9725" cy="866775"/>
                    </a:xfrm>
                    <a:prstGeom prst="rect">
                      <a:avLst/>
                    </a:prstGeom>
                    <a:noFill/>
                    <a:ln>
                      <a:noFill/>
                    </a:ln>
                  </pic:spPr>
                </pic:pic>
              </a:graphicData>
            </a:graphic>
          </wp:inline>
        </w:drawing>
      </w:r>
    </w:p>
    <w:p w:rsidR="00820973" w:rsidRPr="00037CF8" w:rsidRDefault="00820973" w:rsidP="002D7113">
      <w:pPr>
        <w:pStyle w:val="af4"/>
        <w:spacing w:afterLines="0"/>
        <w:rPr>
          <w:rFonts w:eastAsia="宋体"/>
          <w:b w:val="0"/>
          <w:color w:val="000000"/>
          <w:sz w:val="18"/>
          <w:szCs w:val="18"/>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4</w:t>
      </w:r>
      <w:r w:rsidR="00037CF8">
        <w:rPr>
          <w:rFonts w:eastAsia="宋体" w:hint="eastAsia"/>
          <w:b w:val="0"/>
          <w:color w:val="000000"/>
          <w:sz w:val="18"/>
          <w:szCs w:val="18"/>
        </w:rPr>
        <w:t xml:space="preserve">  </w:t>
      </w:r>
      <w:r w:rsidRPr="00037CF8">
        <w:rPr>
          <w:rFonts w:eastAsia="宋体" w:hint="eastAsia"/>
          <w:b w:val="0"/>
          <w:color w:val="000000"/>
          <w:sz w:val="18"/>
          <w:szCs w:val="18"/>
        </w:rPr>
        <w:t>反向校核</w:t>
      </w:r>
      <w:r w:rsidRPr="00037CF8">
        <w:rPr>
          <w:rFonts w:eastAsia="宋体"/>
          <w:b w:val="0"/>
          <w:color w:val="000000"/>
          <w:sz w:val="18"/>
          <w:szCs w:val="18"/>
        </w:rPr>
        <w:t>工况闸室最大主拉应力分布图（</w:t>
      </w:r>
      <w:r w:rsidRPr="00037CF8">
        <w:rPr>
          <w:rFonts w:eastAsia="宋体"/>
          <w:b w:val="0"/>
          <w:color w:val="000000"/>
          <w:sz w:val="18"/>
          <w:szCs w:val="18"/>
        </w:rPr>
        <w:t>Pa</w:t>
      </w:r>
      <w:r w:rsidRPr="00037CF8">
        <w:rPr>
          <w:rFonts w:eastAsia="宋体"/>
          <w:b w:val="0"/>
          <w:color w:val="000000"/>
          <w:sz w:val="18"/>
          <w:szCs w:val="18"/>
        </w:rPr>
        <w:t>）</w:t>
      </w:r>
    </w:p>
    <w:p w:rsidR="00820973" w:rsidRPr="00D92A83" w:rsidRDefault="00C26D7C" w:rsidP="00820973">
      <w:pPr>
        <w:pStyle w:val="31"/>
        <w:spacing w:after="0"/>
        <w:rPr>
          <w:color w:val="FF0000"/>
          <w:sz w:val="18"/>
          <w:szCs w:val="18"/>
        </w:rPr>
      </w:pPr>
      <w:r w:rsidRPr="00D25F78">
        <w:rPr>
          <w:noProof/>
        </w:rPr>
        <w:drawing>
          <wp:inline distT="0" distB="0" distL="0" distR="0">
            <wp:extent cx="2879725" cy="937895"/>
            <wp:effectExtent l="0" t="0" r="0" b="0"/>
            <wp:docPr id="15"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25" cy="937895"/>
                    </a:xfrm>
                    <a:prstGeom prst="rect">
                      <a:avLst/>
                    </a:prstGeom>
                    <a:noFill/>
                    <a:ln>
                      <a:noFill/>
                    </a:ln>
                  </pic:spPr>
                </pic:pic>
              </a:graphicData>
            </a:graphic>
          </wp:inline>
        </w:drawing>
      </w:r>
    </w:p>
    <w:p w:rsidR="00820973" w:rsidRPr="00D92A83" w:rsidRDefault="00820973" w:rsidP="002D7113">
      <w:pPr>
        <w:pStyle w:val="af4"/>
        <w:spacing w:afterLines="0"/>
        <w:rPr>
          <w:kern w:val="0"/>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5</w:t>
      </w:r>
      <w:r w:rsidR="00037CF8">
        <w:rPr>
          <w:rFonts w:eastAsia="宋体" w:hint="eastAsia"/>
          <w:b w:val="0"/>
          <w:color w:val="000000"/>
          <w:sz w:val="18"/>
          <w:szCs w:val="18"/>
        </w:rPr>
        <w:t xml:space="preserve">  </w:t>
      </w:r>
      <w:r w:rsidRPr="00037CF8">
        <w:rPr>
          <w:rFonts w:eastAsia="宋体" w:hint="eastAsia"/>
          <w:b w:val="0"/>
          <w:color w:val="000000"/>
          <w:sz w:val="18"/>
          <w:szCs w:val="18"/>
        </w:rPr>
        <w:t>地震</w:t>
      </w:r>
      <w:r w:rsidRPr="00037CF8">
        <w:rPr>
          <w:rFonts w:eastAsia="宋体"/>
          <w:b w:val="0"/>
          <w:color w:val="000000"/>
          <w:sz w:val="18"/>
          <w:szCs w:val="18"/>
        </w:rPr>
        <w:t>工况闸室最大主拉应力分布图（</w:t>
      </w:r>
      <w:r w:rsidRPr="00037CF8">
        <w:rPr>
          <w:rFonts w:eastAsia="宋体"/>
          <w:b w:val="0"/>
          <w:color w:val="000000"/>
          <w:sz w:val="18"/>
          <w:szCs w:val="18"/>
        </w:rPr>
        <w:t>Pa</w:t>
      </w:r>
      <w:r w:rsidRPr="00037CF8">
        <w:rPr>
          <w:rFonts w:eastAsia="宋体"/>
          <w:b w:val="0"/>
          <w:color w:val="000000"/>
          <w:sz w:val="18"/>
          <w:szCs w:val="18"/>
        </w:rPr>
        <w:t>）</w:t>
      </w:r>
    </w:p>
    <w:p w:rsidR="00820973" w:rsidRDefault="00820973" w:rsidP="0017332F">
      <w:pPr>
        <w:spacing w:line="320" w:lineRule="exact"/>
        <w:ind w:firstLineChars="200" w:firstLine="420"/>
        <w:rPr>
          <w:color w:val="FF0000"/>
        </w:rPr>
      </w:pPr>
      <w:r w:rsidRPr="0017332F">
        <w:t>最大主压应力云纹图见图</w:t>
      </w:r>
      <w:r w:rsidR="0017332F">
        <w:rPr>
          <w:rFonts w:hint="eastAsia"/>
        </w:rPr>
        <w:t>4.</w:t>
      </w:r>
      <w:r w:rsidR="00483746">
        <w:rPr>
          <w:rFonts w:hint="eastAsia"/>
        </w:rPr>
        <w:t>6</w:t>
      </w:r>
      <w:r w:rsidR="00483746" w:rsidRPr="0017332F">
        <w:t xml:space="preserve"> </w:t>
      </w:r>
      <w:r w:rsidRPr="0017332F">
        <w:t>~</w:t>
      </w:r>
      <w:r w:rsidRPr="0017332F">
        <w:t>图</w:t>
      </w:r>
      <w:r w:rsidR="0017332F">
        <w:rPr>
          <w:rFonts w:hint="eastAsia"/>
        </w:rPr>
        <w:t>4.</w:t>
      </w:r>
      <w:r w:rsidR="00483746">
        <w:rPr>
          <w:rFonts w:hint="eastAsia"/>
        </w:rPr>
        <w:t>10</w:t>
      </w:r>
      <w:r w:rsidRPr="0017332F">
        <w:t>。</w:t>
      </w:r>
      <w:r>
        <w:rPr>
          <w:rFonts w:hint="eastAsia"/>
          <w:color w:val="FF0000"/>
        </w:rPr>
        <w:t xml:space="preserve"> </w:t>
      </w:r>
    </w:p>
    <w:p w:rsidR="00820973" w:rsidRDefault="00C26D7C" w:rsidP="00820973">
      <w:pPr>
        <w:pStyle w:val="31"/>
        <w:spacing w:after="0"/>
        <w:jc w:val="left"/>
        <w:rPr>
          <w:color w:val="FF0000"/>
        </w:rPr>
      </w:pPr>
      <w:r w:rsidRPr="00D25F78">
        <w:rPr>
          <w:noProof/>
        </w:rPr>
        <w:drawing>
          <wp:inline distT="0" distB="0" distL="0" distR="0">
            <wp:extent cx="2879725" cy="926465"/>
            <wp:effectExtent l="0" t="0" r="0" b="6985"/>
            <wp:docPr id="16"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25" cy="926465"/>
                    </a:xfrm>
                    <a:prstGeom prst="rect">
                      <a:avLst/>
                    </a:prstGeom>
                    <a:noFill/>
                    <a:ln>
                      <a:noFill/>
                    </a:ln>
                  </pic:spPr>
                </pic:pic>
              </a:graphicData>
            </a:graphic>
          </wp:inline>
        </w:drawing>
      </w:r>
    </w:p>
    <w:p w:rsidR="00820973" w:rsidRPr="00037CF8" w:rsidRDefault="00820973" w:rsidP="002D7113">
      <w:pPr>
        <w:pStyle w:val="af4"/>
        <w:spacing w:afterLines="0"/>
        <w:rPr>
          <w:rFonts w:eastAsia="宋体"/>
          <w:b w:val="0"/>
          <w:color w:val="000000"/>
          <w:sz w:val="18"/>
          <w:szCs w:val="18"/>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6</w:t>
      </w:r>
      <w:r w:rsidR="00037CF8">
        <w:rPr>
          <w:rFonts w:eastAsia="宋体" w:hint="eastAsia"/>
          <w:b w:val="0"/>
          <w:color w:val="000000"/>
          <w:sz w:val="18"/>
          <w:szCs w:val="18"/>
        </w:rPr>
        <w:t xml:space="preserve">  </w:t>
      </w:r>
      <w:r w:rsidRPr="00037CF8">
        <w:rPr>
          <w:rFonts w:eastAsia="宋体"/>
          <w:b w:val="0"/>
          <w:color w:val="000000"/>
          <w:sz w:val="18"/>
          <w:szCs w:val="18"/>
        </w:rPr>
        <w:t>正向设计工况闸室最大主压应力分布</w:t>
      </w:r>
      <w:r w:rsidRPr="00037CF8">
        <w:rPr>
          <w:rFonts w:eastAsia="宋体" w:hint="eastAsia"/>
          <w:b w:val="0"/>
          <w:color w:val="000000"/>
          <w:sz w:val="18"/>
          <w:szCs w:val="18"/>
        </w:rPr>
        <w:t>图</w:t>
      </w:r>
      <w:r w:rsidRPr="00037CF8">
        <w:rPr>
          <w:rFonts w:eastAsia="宋体"/>
          <w:b w:val="0"/>
          <w:color w:val="000000"/>
          <w:sz w:val="18"/>
          <w:szCs w:val="18"/>
        </w:rPr>
        <w:t>（</w:t>
      </w:r>
      <w:r w:rsidRPr="00037CF8">
        <w:rPr>
          <w:rFonts w:eastAsia="宋体"/>
          <w:b w:val="0"/>
          <w:color w:val="000000"/>
          <w:sz w:val="18"/>
          <w:szCs w:val="18"/>
        </w:rPr>
        <w:t>Pa</w:t>
      </w:r>
      <w:r w:rsidRPr="00037CF8">
        <w:rPr>
          <w:rFonts w:eastAsia="宋体"/>
          <w:b w:val="0"/>
          <w:color w:val="000000"/>
          <w:sz w:val="18"/>
          <w:szCs w:val="18"/>
        </w:rPr>
        <w:t>）</w:t>
      </w:r>
    </w:p>
    <w:p w:rsidR="00820973" w:rsidRPr="00D92A83" w:rsidRDefault="00C26D7C" w:rsidP="00820973">
      <w:pPr>
        <w:pStyle w:val="31"/>
        <w:spacing w:after="0"/>
        <w:jc w:val="left"/>
        <w:rPr>
          <w:color w:val="FF0000"/>
        </w:rPr>
      </w:pPr>
      <w:r w:rsidRPr="00D25F78">
        <w:rPr>
          <w:noProof/>
        </w:rPr>
        <w:drawing>
          <wp:inline distT="0" distB="0" distL="0" distR="0">
            <wp:extent cx="2879725" cy="932180"/>
            <wp:effectExtent l="0" t="0" r="0" b="1270"/>
            <wp:docPr id="17"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25" cy="932180"/>
                    </a:xfrm>
                    <a:prstGeom prst="rect">
                      <a:avLst/>
                    </a:prstGeom>
                    <a:noFill/>
                    <a:ln>
                      <a:noFill/>
                    </a:ln>
                  </pic:spPr>
                </pic:pic>
              </a:graphicData>
            </a:graphic>
          </wp:inline>
        </w:drawing>
      </w:r>
    </w:p>
    <w:p w:rsidR="00820973" w:rsidRPr="00037CF8" w:rsidRDefault="00820973" w:rsidP="00037CF8">
      <w:pPr>
        <w:pStyle w:val="af4"/>
        <w:spacing w:afterLines="0"/>
        <w:rPr>
          <w:rFonts w:eastAsia="宋体"/>
          <w:b w:val="0"/>
          <w:color w:val="000000"/>
          <w:sz w:val="18"/>
          <w:szCs w:val="18"/>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7</w:t>
      </w:r>
      <w:r w:rsidR="00037CF8">
        <w:rPr>
          <w:rFonts w:eastAsia="宋体" w:hint="eastAsia"/>
          <w:b w:val="0"/>
          <w:color w:val="000000"/>
          <w:sz w:val="18"/>
          <w:szCs w:val="18"/>
        </w:rPr>
        <w:t xml:space="preserve">  </w:t>
      </w:r>
      <w:r w:rsidRPr="00037CF8">
        <w:rPr>
          <w:rFonts w:eastAsia="宋体"/>
          <w:b w:val="0"/>
          <w:color w:val="000000"/>
          <w:sz w:val="18"/>
          <w:szCs w:val="18"/>
        </w:rPr>
        <w:t>正向</w:t>
      </w:r>
      <w:r w:rsidRPr="00037CF8">
        <w:rPr>
          <w:rFonts w:eastAsia="宋体" w:hint="eastAsia"/>
          <w:b w:val="0"/>
          <w:color w:val="000000"/>
          <w:sz w:val="18"/>
          <w:szCs w:val="18"/>
        </w:rPr>
        <w:t>校核</w:t>
      </w:r>
      <w:r w:rsidRPr="00037CF8">
        <w:rPr>
          <w:rFonts w:eastAsia="宋体"/>
          <w:b w:val="0"/>
          <w:color w:val="000000"/>
          <w:sz w:val="18"/>
          <w:szCs w:val="18"/>
        </w:rPr>
        <w:t>工况闸室最大主压应力分布</w:t>
      </w:r>
      <w:r w:rsidRPr="00037CF8">
        <w:rPr>
          <w:rFonts w:eastAsia="宋体" w:hint="eastAsia"/>
          <w:b w:val="0"/>
          <w:color w:val="000000"/>
          <w:sz w:val="18"/>
          <w:szCs w:val="18"/>
        </w:rPr>
        <w:t>图</w:t>
      </w:r>
      <w:r w:rsidRPr="00037CF8">
        <w:rPr>
          <w:rFonts w:eastAsia="宋体"/>
          <w:b w:val="0"/>
          <w:color w:val="000000"/>
          <w:sz w:val="18"/>
          <w:szCs w:val="18"/>
        </w:rPr>
        <w:t>（</w:t>
      </w:r>
      <w:r w:rsidRPr="00037CF8">
        <w:rPr>
          <w:rFonts w:eastAsia="宋体"/>
          <w:b w:val="0"/>
          <w:color w:val="000000"/>
          <w:sz w:val="18"/>
          <w:szCs w:val="18"/>
        </w:rPr>
        <w:t>Pa</w:t>
      </w:r>
      <w:r w:rsidRPr="00037CF8">
        <w:rPr>
          <w:rFonts w:eastAsia="宋体"/>
          <w:b w:val="0"/>
          <w:color w:val="000000"/>
          <w:sz w:val="18"/>
          <w:szCs w:val="18"/>
        </w:rPr>
        <w:t>）</w:t>
      </w:r>
    </w:p>
    <w:p w:rsidR="00820973" w:rsidRPr="00D92A83" w:rsidRDefault="00C26D7C" w:rsidP="00820973">
      <w:pPr>
        <w:pStyle w:val="31"/>
        <w:spacing w:after="0"/>
        <w:jc w:val="left"/>
        <w:rPr>
          <w:color w:val="FF0000"/>
        </w:rPr>
      </w:pPr>
      <w:r w:rsidRPr="00AD2BF9">
        <w:rPr>
          <w:noProof/>
          <w:color w:val="FF0000"/>
        </w:rPr>
        <w:drawing>
          <wp:inline distT="0" distB="0" distL="0" distR="0">
            <wp:extent cx="2879725" cy="878840"/>
            <wp:effectExtent l="0" t="0" r="0" b="0"/>
            <wp:docPr id="18"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725" cy="878840"/>
                    </a:xfrm>
                    <a:prstGeom prst="rect">
                      <a:avLst/>
                    </a:prstGeom>
                    <a:noFill/>
                    <a:ln>
                      <a:noFill/>
                    </a:ln>
                  </pic:spPr>
                </pic:pic>
              </a:graphicData>
            </a:graphic>
          </wp:inline>
        </w:drawing>
      </w:r>
    </w:p>
    <w:p w:rsidR="00820973" w:rsidRPr="00D92A83" w:rsidRDefault="00820973" w:rsidP="00037CF8">
      <w:pPr>
        <w:pStyle w:val="af4"/>
        <w:spacing w:afterLines="0"/>
        <w:rPr>
          <w:kern w:val="0"/>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8</w:t>
      </w:r>
      <w:r w:rsidR="00037CF8">
        <w:rPr>
          <w:rFonts w:eastAsia="宋体" w:hint="eastAsia"/>
          <w:b w:val="0"/>
          <w:color w:val="000000"/>
          <w:sz w:val="18"/>
          <w:szCs w:val="18"/>
        </w:rPr>
        <w:t xml:space="preserve">  </w:t>
      </w:r>
      <w:r w:rsidRPr="00037CF8">
        <w:rPr>
          <w:rFonts w:eastAsia="宋体" w:hint="eastAsia"/>
          <w:b w:val="0"/>
          <w:color w:val="000000"/>
          <w:sz w:val="18"/>
          <w:szCs w:val="18"/>
        </w:rPr>
        <w:t>反向设计</w:t>
      </w:r>
      <w:r w:rsidRPr="00037CF8">
        <w:rPr>
          <w:rFonts w:eastAsia="宋体"/>
          <w:b w:val="0"/>
          <w:color w:val="000000"/>
          <w:sz w:val="18"/>
          <w:szCs w:val="18"/>
        </w:rPr>
        <w:t>工况闸室最大主压应力分布</w:t>
      </w:r>
      <w:r w:rsidRPr="00037CF8">
        <w:rPr>
          <w:rFonts w:eastAsia="宋体" w:hint="eastAsia"/>
          <w:b w:val="0"/>
          <w:color w:val="000000"/>
          <w:sz w:val="18"/>
          <w:szCs w:val="18"/>
        </w:rPr>
        <w:t>图</w:t>
      </w:r>
      <w:r w:rsidRPr="00037CF8">
        <w:rPr>
          <w:rFonts w:eastAsia="宋体"/>
          <w:b w:val="0"/>
          <w:color w:val="000000"/>
          <w:sz w:val="18"/>
          <w:szCs w:val="18"/>
        </w:rPr>
        <w:t>（</w:t>
      </w:r>
      <w:r w:rsidRPr="00037CF8">
        <w:rPr>
          <w:rFonts w:eastAsia="宋体"/>
          <w:b w:val="0"/>
          <w:color w:val="000000"/>
          <w:sz w:val="18"/>
          <w:szCs w:val="18"/>
        </w:rPr>
        <w:t>Pa</w:t>
      </w:r>
      <w:r w:rsidRPr="00037CF8">
        <w:rPr>
          <w:rFonts w:eastAsia="宋体"/>
          <w:b w:val="0"/>
          <w:color w:val="000000"/>
          <w:sz w:val="18"/>
          <w:szCs w:val="18"/>
        </w:rPr>
        <w:t>）</w:t>
      </w:r>
    </w:p>
    <w:p w:rsidR="00820973" w:rsidRDefault="00C26D7C" w:rsidP="00820973">
      <w:pPr>
        <w:pStyle w:val="31"/>
        <w:spacing w:after="0"/>
        <w:jc w:val="left"/>
        <w:rPr>
          <w:color w:val="FF0000"/>
        </w:rPr>
      </w:pPr>
      <w:r w:rsidRPr="00D25F78">
        <w:rPr>
          <w:noProof/>
        </w:rPr>
        <w:drawing>
          <wp:inline distT="0" distB="0" distL="0" distR="0">
            <wp:extent cx="2879725" cy="878840"/>
            <wp:effectExtent l="0" t="0" r="0" b="0"/>
            <wp:docPr id="19"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9725" cy="878840"/>
                    </a:xfrm>
                    <a:prstGeom prst="rect">
                      <a:avLst/>
                    </a:prstGeom>
                    <a:noFill/>
                    <a:ln>
                      <a:noFill/>
                    </a:ln>
                  </pic:spPr>
                </pic:pic>
              </a:graphicData>
            </a:graphic>
          </wp:inline>
        </w:drawing>
      </w:r>
    </w:p>
    <w:p w:rsidR="00820973" w:rsidRPr="00037CF8" w:rsidRDefault="00820973" w:rsidP="00037CF8">
      <w:pPr>
        <w:pStyle w:val="af4"/>
        <w:spacing w:afterLines="0"/>
        <w:rPr>
          <w:rFonts w:eastAsia="宋体"/>
          <w:b w:val="0"/>
          <w:color w:val="000000"/>
          <w:sz w:val="18"/>
          <w:szCs w:val="18"/>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9</w:t>
      </w:r>
      <w:r w:rsidR="00037CF8">
        <w:rPr>
          <w:rFonts w:eastAsia="宋体" w:hint="eastAsia"/>
          <w:b w:val="0"/>
          <w:color w:val="000000"/>
          <w:sz w:val="18"/>
          <w:szCs w:val="18"/>
        </w:rPr>
        <w:t xml:space="preserve">  </w:t>
      </w:r>
      <w:r w:rsidRPr="00037CF8">
        <w:rPr>
          <w:rFonts w:eastAsia="宋体" w:hint="eastAsia"/>
          <w:b w:val="0"/>
          <w:color w:val="000000"/>
          <w:sz w:val="18"/>
          <w:szCs w:val="18"/>
        </w:rPr>
        <w:t>反向校核</w:t>
      </w:r>
      <w:r w:rsidRPr="00037CF8">
        <w:rPr>
          <w:rFonts w:eastAsia="宋体"/>
          <w:b w:val="0"/>
          <w:color w:val="000000"/>
          <w:sz w:val="18"/>
          <w:szCs w:val="18"/>
        </w:rPr>
        <w:t>工况闸室最大主压应力分布</w:t>
      </w:r>
      <w:r w:rsidRPr="00037CF8">
        <w:rPr>
          <w:rFonts w:eastAsia="宋体" w:hint="eastAsia"/>
          <w:b w:val="0"/>
          <w:color w:val="000000"/>
          <w:sz w:val="18"/>
          <w:szCs w:val="18"/>
        </w:rPr>
        <w:t>图</w:t>
      </w:r>
      <w:r w:rsidRPr="00037CF8">
        <w:rPr>
          <w:rFonts w:eastAsia="宋体"/>
          <w:b w:val="0"/>
          <w:color w:val="000000"/>
          <w:sz w:val="18"/>
          <w:szCs w:val="18"/>
        </w:rPr>
        <w:t>（</w:t>
      </w:r>
      <w:r w:rsidRPr="00037CF8">
        <w:rPr>
          <w:rFonts w:eastAsia="宋体"/>
          <w:b w:val="0"/>
          <w:color w:val="000000"/>
          <w:sz w:val="18"/>
          <w:szCs w:val="18"/>
        </w:rPr>
        <w:t>Pa</w:t>
      </w:r>
      <w:r w:rsidRPr="00037CF8">
        <w:rPr>
          <w:rFonts w:eastAsia="宋体"/>
          <w:b w:val="0"/>
          <w:color w:val="000000"/>
          <w:sz w:val="18"/>
          <w:szCs w:val="18"/>
        </w:rPr>
        <w:t>）</w:t>
      </w:r>
    </w:p>
    <w:p w:rsidR="00820973" w:rsidRPr="00D92A83" w:rsidRDefault="00C26D7C" w:rsidP="00820973">
      <w:pPr>
        <w:pStyle w:val="31"/>
        <w:spacing w:after="0"/>
        <w:jc w:val="left"/>
        <w:rPr>
          <w:color w:val="FF0000"/>
        </w:rPr>
      </w:pPr>
      <w:r w:rsidRPr="00D25F78">
        <w:rPr>
          <w:noProof/>
        </w:rPr>
        <w:lastRenderedPageBreak/>
        <w:drawing>
          <wp:inline distT="0" distB="0" distL="0" distR="0">
            <wp:extent cx="2879725" cy="937895"/>
            <wp:effectExtent l="0" t="0" r="0" b="0"/>
            <wp:docPr id="20"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9725" cy="937895"/>
                    </a:xfrm>
                    <a:prstGeom prst="rect">
                      <a:avLst/>
                    </a:prstGeom>
                    <a:noFill/>
                    <a:ln>
                      <a:noFill/>
                    </a:ln>
                  </pic:spPr>
                </pic:pic>
              </a:graphicData>
            </a:graphic>
          </wp:inline>
        </w:drawing>
      </w:r>
    </w:p>
    <w:p w:rsidR="00820973" w:rsidRPr="00D92A83" w:rsidRDefault="00820973" w:rsidP="00037CF8">
      <w:pPr>
        <w:pStyle w:val="af4"/>
        <w:spacing w:afterLines="0"/>
        <w:rPr>
          <w:kern w:val="0"/>
        </w:rPr>
      </w:pPr>
      <w:r w:rsidRPr="00037CF8">
        <w:rPr>
          <w:rFonts w:eastAsia="宋体"/>
          <w:b w:val="0"/>
          <w:color w:val="000000"/>
          <w:sz w:val="18"/>
          <w:szCs w:val="18"/>
        </w:rPr>
        <w:t>图</w:t>
      </w:r>
      <w:r w:rsidR="00037CF8">
        <w:rPr>
          <w:rFonts w:eastAsia="宋体" w:hint="eastAsia"/>
          <w:b w:val="0"/>
          <w:color w:val="000000"/>
          <w:sz w:val="18"/>
          <w:szCs w:val="18"/>
        </w:rPr>
        <w:t>4.</w:t>
      </w:r>
      <w:r w:rsidR="00483746">
        <w:rPr>
          <w:rFonts w:eastAsia="宋体" w:hint="eastAsia"/>
          <w:b w:val="0"/>
          <w:color w:val="000000"/>
          <w:sz w:val="18"/>
          <w:szCs w:val="18"/>
        </w:rPr>
        <w:t>10</w:t>
      </w:r>
      <w:r w:rsidR="00037CF8">
        <w:rPr>
          <w:rFonts w:eastAsia="宋体" w:hint="eastAsia"/>
          <w:b w:val="0"/>
          <w:color w:val="000000"/>
          <w:sz w:val="18"/>
          <w:szCs w:val="18"/>
        </w:rPr>
        <w:t xml:space="preserve">  </w:t>
      </w:r>
      <w:r w:rsidRPr="00037CF8">
        <w:rPr>
          <w:rFonts w:eastAsia="宋体" w:hint="eastAsia"/>
          <w:b w:val="0"/>
          <w:color w:val="000000"/>
          <w:sz w:val="18"/>
          <w:szCs w:val="18"/>
        </w:rPr>
        <w:t>地震</w:t>
      </w:r>
      <w:r w:rsidRPr="00037CF8">
        <w:rPr>
          <w:rFonts w:eastAsia="宋体"/>
          <w:b w:val="0"/>
          <w:color w:val="000000"/>
          <w:sz w:val="18"/>
          <w:szCs w:val="18"/>
        </w:rPr>
        <w:t>工况闸室最大主压应力分布</w:t>
      </w:r>
      <w:r w:rsidRPr="00037CF8">
        <w:rPr>
          <w:rFonts w:eastAsia="宋体" w:hint="eastAsia"/>
          <w:b w:val="0"/>
          <w:color w:val="000000"/>
          <w:sz w:val="18"/>
          <w:szCs w:val="18"/>
        </w:rPr>
        <w:t>图</w:t>
      </w:r>
      <w:r w:rsidRPr="00037CF8">
        <w:rPr>
          <w:rFonts w:eastAsia="宋体"/>
          <w:b w:val="0"/>
          <w:color w:val="000000"/>
          <w:sz w:val="18"/>
          <w:szCs w:val="18"/>
        </w:rPr>
        <w:t>（</w:t>
      </w:r>
      <w:r w:rsidRPr="00037CF8">
        <w:rPr>
          <w:rFonts w:eastAsia="宋体"/>
          <w:b w:val="0"/>
          <w:color w:val="000000"/>
          <w:sz w:val="18"/>
          <w:szCs w:val="18"/>
        </w:rPr>
        <w:t>Pa</w:t>
      </w:r>
      <w:r w:rsidRPr="00037CF8">
        <w:rPr>
          <w:rFonts w:eastAsia="宋体"/>
          <w:b w:val="0"/>
          <w:color w:val="000000"/>
          <w:sz w:val="18"/>
          <w:szCs w:val="18"/>
        </w:rPr>
        <w:t>）</w:t>
      </w:r>
    </w:p>
    <w:p w:rsidR="00820973" w:rsidRDefault="00820973" w:rsidP="00037CF8">
      <w:pPr>
        <w:pStyle w:val="31"/>
        <w:spacing w:after="0" w:line="320" w:lineRule="exact"/>
        <w:ind w:firstLineChars="200" w:firstLine="420"/>
        <w:rPr>
          <w:rFonts w:hint="eastAsia"/>
          <w:snapToGrid w:val="0"/>
          <w:kern w:val="0"/>
          <w:sz w:val="21"/>
          <w:szCs w:val="21"/>
        </w:rPr>
      </w:pPr>
      <w:r w:rsidRPr="00037CF8">
        <w:rPr>
          <w:snapToGrid w:val="0"/>
          <w:kern w:val="0"/>
          <w:sz w:val="21"/>
          <w:szCs w:val="21"/>
        </w:rPr>
        <w:t>由计算结果的应力云图可得，</w:t>
      </w:r>
      <w:r w:rsidRPr="00037CF8">
        <w:rPr>
          <w:rFonts w:hint="eastAsia"/>
          <w:snapToGrid w:val="0"/>
          <w:kern w:val="0"/>
          <w:sz w:val="21"/>
          <w:szCs w:val="21"/>
        </w:rPr>
        <w:t>单联泄洪孔、双联泄洪孔、通航孔</w:t>
      </w:r>
      <w:r w:rsidRPr="00037CF8">
        <w:rPr>
          <w:snapToGrid w:val="0"/>
          <w:kern w:val="0"/>
          <w:sz w:val="21"/>
          <w:szCs w:val="21"/>
        </w:rPr>
        <w:t>结构最大主拉应力计算成果见表</w:t>
      </w:r>
      <w:r w:rsidR="0017332F">
        <w:rPr>
          <w:rFonts w:hint="eastAsia"/>
          <w:snapToGrid w:val="0"/>
          <w:kern w:val="0"/>
          <w:sz w:val="21"/>
          <w:szCs w:val="21"/>
        </w:rPr>
        <w:t>4.</w:t>
      </w:r>
      <w:r w:rsidR="00483746">
        <w:rPr>
          <w:rFonts w:hint="eastAsia"/>
          <w:snapToGrid w:val="0"/>
          <w:kern w:val="0"/>
          <w:sz w:val="21"/>
          <w:szCs w:val="21"/>
        </w:rPr>
        <w:t>1</w:t>
      </w:r>
      <w:r w:rsidR="0017332F">
        <w:rPr>
          <w:rFonts w:hint="eastAsia"/>
          <w:snapToGrid w:val="0"/>
          <w:kern w:val="0"/>
          <w:sz w:val="21"/>
          <w:szCs w:val="21"/>
        </w:rPr>
        <w:t>~</w:t>
      </w:r>
      <w:r w:rsidR="0017332F">
        <w:rPr>
          <w:rFonts w:hint="eastAsia"/>
          <w:snapToGrid w:val="0"/>
          <w:kern w:val="0"/>
          <w:sz w:val="21"/>
          <w:szCs w:val="21"/>
        </w:rPr>
        <w:t>表</w:t>
      </w:r>
      <w:r w:rsidR="0017332F">
        <w:rPr>
          <w:rFonts w:hint="eastAsia"/>
          <w:snapToGrid w:val="0"/>
          <w:kern w:val="0"/>
          <w:sz w:val="21"/>
          <w:szCs w:val="21"/>
        </w:rPr>
        <w:t>4.</w:t>
      </w:r>
      <w:r w:rsidR="00483746">
        <w:rPr>
          <w:rFonts w:hint="eastAsia"/>
          <w:snapToGrid w:val="0"/>
          <w:kern w:val="0"/>
          <w:sz w:val="21"/>
          <w:szCs w:val="21"/>
        </w:rPr>
        <w:t>3</w:t>
      </w:r>
      <w:r w:rsidRPr="00037CF8">
        <w:rPr>
          <w:snapToGrid w:val="0"/>
          <w:kern w:val="0"/>
          <w:sz w:val="21"/>
          <w:szCs w:val="21"/>
        </w:rPr>
        <w:t>，最大主压应力计算成果见</w:t>
      </w:r>
      <w:r w:rsidR="0017332F">
        <w:rPr>
          <w:rFonts w:hint="eastAsia"/>
          <w:snapToGrid w:val="0"/>
          <w:kern w:val="0"/>
          <w:sz w:val="21"/>
          <w:szCs w:val="21"/>
        </w:rPr>
        <w:t>4.</w:t>
      </w:r>
      <w:r w:rsidR="00483746">
        <w:rPr>
          <w:rFonts w:hint="eastAsia"/>
          <w:snapToGrid w:val="0"/>
          <w:kern w:val="0"/>
          <w:sz w:val="21"/>
          <w:szCs w:val="21"/>
        </w:rPr>
        <w:t>4</w:t>
      </w:r>
      <w:r w:rsidR="0017332F">
        <w:rPr>
          <w:rFonts w:hint="eastAsia"/>
          <w:snapToGrid w:val="0"/>
          <w:kern w:val="0"/>
          <w:sz w:val="21"/>
          <w:szCs w:val="21"/>
        </w:rPr>
        <w:t>~</w:t>
      </w:r>
      <w:r w:rsidR="0017332F">
        <w:rPr>
          <w:rFonts w:hint="eastAsia"/>
          <w:snapToGrid w:val="0"/>
          <w:kern w:val="0"/>
          <w:sz w:val="21"/>
          <w:szCs w:val="21"/>
        </w:rPr>
        <w:t>表</w:t>
      </w:r>
      <w:r w:rsidR="0017332F">
        <w:rPr>
          <w:rFonts w:hint="eastAsia"/>
          <w:snapToGrid w:val="0"/>
          <w:kern w:val="0"/>
          <w:sz w:val="21"/>
          <w:szCs w:val="21"/>
        </w:rPr>
        <w:t>4.</w:t>
      </w:r>
      <w:r w:rsidR="00483746">
        <w:rPr>
          <w:rFonts w:hint="eastAsia"/>
          <w:snapToGrid w:val="0"/>
          <w:kern w:val="0"/>
          <w:sz w:val="21"/>
          <w:szCs w:val="21"/>
        </w:rPr>
        <w:t>6</w:t>
      </w:r>
      <w:r w:rsidRPr="00037CF8">
        <w:rPr>
          <w:snapToGrid w:val="0"/>
          <w:kern w:val="0"/>
          <w:sz w:val="21"/>
          <w:szCs w:val="21"/>
        </w:rPr>
        <w:t>。</w:t>
      </w:r>
    </w:p>
    <w:p w:rsidR="00820973" w:rsidRPr="00D92A83" w:rsidRDefault="00820973" w:rsidP="0017332F">
      <w:pPr>
        <w:pStyle w:val="af4"/>
        <w:spacing w:afterLines="0"/>
        <w:rPr>
          <w:kern w:val="0"/>
        </w:rPr>
      </w:pPr>
      <w:r w:rsidRPr="0017332F">
        <w:rPr>
          <w:rFonts w:eastAsia="宋体"/>
          <w:b w:val="0"/>
          <w:color w:val="000000"/>
          <w:sz w:val="18"/>
          <w:szCs w:val="18"/>
        </w:rPr>
        <w:t>表</w:t>
      </w:r>
      <w:r w:rsidR="0017332F">
        <w:rPr>
          <w:rFonts w:eastAsia="宋体" w:hint="eastAsia"/>
          <w:b w:val="0"/>
          <w:color w:val="000000"/>
          <w:sz w:val="18"/>
          <w:szCs w:val="18"/>
        </w:rPr>
        <w:t>4.</w:t>
      </w:r>
      <w:r w:rsidR="00483746">
        <w:rPr>
          <w:rFonts w:eastAsia="宋体" w:hint="eastAsia"/>
          <w:b w:val="0"/>
          <w:color w:val="000000"/>
          <w:sz w:val="18"/>
          <w:szCs w:val="18"/>
        </w:rPr>
        <w:t>1</w:t>
      </w:r>
      <w:r w:rsidR="0017332F">
        <w:rPr>
          <w:rFonts w:eastAsia="宋体" w:hint="eastAsia"/>
          <w:b w:val="0"/>
          <w:color w:val="000000"/>
          <w:sz w:val="18"/>
          <w:szCs w:val="18"/>
        </w:rPr>
        <w:t xml:space="preserve">  </w:t>
      </w:r>
      <w:r w:rsidRPr="0017332F">
        <w:rPr>
          <w:rFonts w:eastAsia="宋体" w:hint="eastAsia"/>
          <w:b w:val="0"/>
          <w:color w:val="000000"/>
          <w:sz w:val="18"/>
          <w:szCs w:val="18"/>
        </w:rPr>
        <w:t>单联泄洪孔</w:t>
      </w:r>
      <w:r w:rsidRPr="0017332F">
        <w:rPr>
          <w:rFonts w:eastAsia="宋体"/>
          <w:b w:val="0"/>
          <w:color w:val="000000"/>
          <w:sz w:val="18"/>
          <w:szCs w:val="18"/>
        </w:rPr>
        <w:t>结构最大主拉应力计算成果表（</w:t>
      </w:r>
      <w:r w:rsidRPr="0017332F">
        <w:rPr>
          <w:rFonts w:eastAsia="宋体"/>
          <w:b w:val="0"/>
          <w:color w:val="000000"/>
          <w:sz w:val="18"/>
          <w:szCs w:val="18"/>
        </w:rPr>
        <w:t>MPa</w:t>
      </w:r>
      <w:r w:rsidRPr="0017332F">
        <w:rPr>
          <w:rFonts w:eastAsia="宋体"/>
          <w:b w:val="0"/>
          <w:color w:val="000000"/>
          <w:sz w:val="18"/>
          <w:szCs w:val="18"/>
        </w:rPr>
        <w:t>）</w:t>
      </w:r>
    </w:p>
    <w:tbl>
      <w:tblPr>
        <w:tblW w:w="4904" w:type="dxa"/>
        <w:jc w:val="center"/>
        <w:tblInd w:w="0" w:type="dxa"/>
        <w:tblBorders>
          <w:top w:val="single" w:sz="12" w:space="0" w:color="auto"/>
          <w:bottom w:val="single" w:sz="12" w:space="0" w:color="auto"/>
        </w:tblBorders>
        <w:tblLayout w:type="fixed"/>
        <w:tblLook w:val="04A0" w:firstRow="1" w:lastRow="0" w:firstColumn="1" w:lastColumn="0" w:noHBand="0" w:noVBand="1"/>
      </w:tblPr>
      <w:tblGrid>
        <w:gridCol w:w="626"/>
        <w:gridCol w:w="534"/>
        <w:gridCol w:w="534"/>
        <w:gridCol w:w="535"/>
        <w:gridCol w:w="535"/>
        <w:gridCol w:w="535"/>
        <w:gridCol w:w="535"/>
        <w:gridCol w:w="535"/>
        <w:gridCol w:w="535"/>
      </w:tblGrid>
      <w:tr w:rsidR="00820973" w:rsidRPr="0017332F" w:rsidTr="0084294A">
        <w:trPr>
          <w:trHeight w:val="384"/>
          <w:jc w:val="center"/>
        </w:trPr>
        <w:tc>
          <w:tcPr>
            <w:tcW w:w="669" w:type="dxa"/>
            <w:vMerge w:val="restart"/>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计算</w:t>
            </w:r>
          </w:p>
          <w:p w:rsidR="00820973" w:rsidRPr="0017332F" w:rsidRDefault="00820973" w:rsidP="00820973">
            <w:pPr>
              <w:jc w:val="center"/>
              <w:rPr>
                <w:sz w:val="18"/>
                <w:szCs w:val="18"/>
              </w:rPr>
            </w:pPr>
            <w:r w:rsidRPr="0017332F">
              <w:rPr>
                <w:sz w:val="18"/>
                <w:szCs w:val="18"/>
              </w:rPr>
              <w:t>工况</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上游底板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下游底板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闸墩</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交通桥</w:t>
            </w:r>
          </w:p>
        </w:tc>
      </w:tr>
      <w:tr w:rsidR="0084294A" w:rsidRPr="0017332F" w:rsidTr="0084294A">
        <w:trPr>
          <w:jc w:val="center"/>
        </w:trPr>
        <w:tc>
          <w:tcPr>
            <w:tcW w:w="669" w:type="dxa"/>
            <w:vMerge/>
            <w:tcBorders>
              <w:top w:val="nil"/>
              <w:bottom w:val="single" w:sz="12" w:space="0" w:color="auto"/>
            </w:tcBorders>
            <w:vAlign w:val="center"/>
          </w:tcPr>
          <w:p w:rsidR="00820973" w:rsidRPr="0017332F" w:rsidRDefault="00820973" w:rsidP="00820973">
            <w:pPr>
              <w:jc w:val="center"/>
              <w:rPr>
                <w:sz w:val="18"/>
                <w:szCs w:val="18"/>
              </w:rPr>
            </w:pP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边墩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缝墩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底层</w:t>
            </w:r>
          </w:p>
        </w:tc>
      </w:tr>
      <w:tr w:rsidR="0084294A" w:rsidRPr="0017332F" w:rsidTr="0084294A">
        <w:trPr>
          <w:trHeight w:val="329"/>
          <w:jc w:val="center"/>
        </w:trPr>
        <w:tc>
          <w:tcPr>
            <w:tcW w:w="669" w:type="dxa"/>
            <w:tcBorders>
              <w:top w:val="single" w:sz="12" w:space="0" w:color="auto"/>
            </w:tcBorders>
            <w:vAlign w:val="center"/>
          </w:tcPr>
          <w:p w:rsidR="00820973" w:rsidRPr="0017332F" w:rsidRDefault="00820973" w:rsidP="00820973">
            <w:pPr>
              <w:jc w:val="center"/>
              <w:rPr>
                <w:sz w:val="18"/>
                <w:szCs w:val="18"/>
              </w:rPr>
            </w:pPr>
            <w:r w:rsidRPr="0017332F">
              <w:rPr>
                <w:sz w:val="18"/>
                <w:szCs w:val="18"/>
              </w:rPr>
              <w:t>正向设计</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1.86</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0.48</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2.13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0.56</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0.71</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0.73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0.73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1.73</w:t>
            </w:r>
          </w:p>
        </w:tc>
      </w:tr>
      <w:tr w:rsidR="0084294A" w:rsidRPr="0017332F" w:rsidTr="0084294A">
        <w:trPr>
          <w:trHeight w:val="329"/>
          <w:jc w:val="center"/>
        </w:trPr>
        <w:tc>
          <w:tcPr>
            <w:tcW w:w="669" w:type="dxa"/>
            <w:vAlign w:val="center"/>
          </w:tcPr>
          <w:p w:rsidR="00820973" w:rsidRPr="0017332F" w:rsidRDefault="00820973" w:rsidP="00820973">
            <w:pPr>
              <w:jc w:val="center"/>
              <w:rPr>
                <w:sz w:val="18"/>
                <w:szCs w:val="18"/>
              </w:rPr>
            </w:pPr>
            <w:r w:rsidRPr="0017332F">
              <w:rPr>
                <w:sz w:val="18"/>
                <w:szCs w:val="18"/>
              </w:rPr>
              <w:t>正向校核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1.73</w:t>
            </w:r>
          </w:p>
        </w:tc>
        <w:tc>
          <w:tcPr>
            <w:tcW w:w="567" w:type="dxa"/>
            <w:vAlign w:val="center"/>
          </w:tcPr>
          <w:p w:rsidR="00820973" w:rsidRPr="0017332F" w:rsidRDefault="00820973" w:rsidP="00820973">
            <w:pPr>
              <w:jc w:val="center"/>
              <w:rPr>
                <w:sz w:val="18"/>
                <w:szCs w:val="18"/>
              </w:rPr>
            </w:pPr>
            <w:r w:rsidRPr="0017332F">
              <w:rPr>
                <w:rFonts w:hint="eastAsia"/>
                <w:sz w:val="18"/>
                <w:szCs w:val="18"/>
              </w:rPr>
              <w:t>0.49</w:t>
            </w:r>
          </w:p>
        </w:tc>
        <w:tc>
          <w:tcPr>
            <w:tcW w:w="567" w:type="dxa"/>
            <w:vAlign w:val="center"/>
          </w:tcPr>
          <w:p w:rsidR="00820973" w:rsidRPr="0017332F" w:rsidRDefault="00820973" w:rsidP="00820973">
            <w:pPr>
              <w:jc w:val="center"/>
              <w:rPr>
                <w:sz w:val="18"/>
                <w:szCs w:val="18"/>
              </w:rPr>
            </w:pPr>
            <w:r w:rsidRPr="0017332F">
              <w:rPr>
                <w:rFonts w:hint="eastAsia"/>
                <w:sz w:val="18"/>
                <w:szCs w:val="18"/>
              </w:rPr>
              <w:t>2.43</w:t>
            </w:r>
          </w:p>
        </w:tc>
        <w:tc>
          <w:tcPr>
            <w:tcW w:w="567" w:type="dxa"/>
            <w:vAlign w:val="center"/>
          </w:tcPr>
          <w:p w:rsidR="00820973" w:rsidRPr="0017332F" w:rsidRDefault="00820973" w:rsidP="00820973">
            <w:pPr>
              <w:jc w:val="center"/>
              <w:rPr>
                <w:sz w:val="18"/>
                <w:szCs w:val="18"/>
              </w:rPr>
            </w:pPr>
            <w:r w:rsidRPr="0017332F">
              <w:rPr>
                <w:rFonts w:hint="eastAsia"/>
                <w:sz w:val="18"/>
                <w:szCs w:val="18"/>
              </w:rPr>
              <w:t>0.51</w:t>
            </w:r>
          </w:p>
        </w:tc>
        <w:tc>
          <w:tcPr>
            <w:tcW w:w="567" w:type="dxa"/>
            <w:vAlign w:val="center"/>
          </w:tcPr>
          <w:p w:rsidR="00820973" w:rsidRPr="0017332F" w:rsidRDefault="00820973" w:rsidP="00820973">
            <w:pPr>
              <w:jc w:val="center"/>
              <w:rPr>
                <w:sz w:val="18"/>
                <w:szCs w:val="18"/>
              </w:rPr>
            </w:pPr>
            <w:r w:rsidRPr="0017332F">
              <w:rPr>
                <w:rFonts w:hint="eastAsia"/>
                <w:sz w:val="18"/>
                <w:szCs w:val="18"/>
              </w:rPr>
              <w:t>0.87</w:t>
            </w:r>
          </w:p>
        </w:tc>
        <w:tc>
          <w:tcPr>
            <w:tcW w:w="567" w:type="dxa"/>
            <w:vAlign w:val="center"/>
          </w:tcPr>
          <w:p w:rsidR="00820973" w:rsidRPr="0017332F" w:rsidRDefault="00820973" w:rsidP="00820973">
            <w:pPr>
              <w:jc w:val="center"/>
              <w:rPr>
                <w:sz w:val="18"/>
                <w:szCs w:val="18"/>
              </w:rPr>
            </w:pPr>
            <w:r w:rsidRPr="0017332F">
              <w:rPr>
                <w:rFonts w:hint="eastAsia"/>
                <w:sz w:val="18"/>
                <w:szCs w:val="18"/>
              </w:rPr>
              <w:t>0.87</w:t>
            </w:r>
          </w:p>
        </w:tc>
        <w:tc>
          <w:tcPr>
            <w:tcW w:w="567" w:type="dxa"/>
            <w:vAlign w:val="center"/>
          </w:tcPr>
          <w:p w:rsidR="00820973" w:rsidRPr="0017332F" w:rsidRDefault="00820973" w:rsidP="00820973">
            <w:pPr>
              <w:jc w:val="center"/>
              <w:rPr>
                <w:sz w:val="18"/>
                <w:szCs w:val="18"/>
              </w:rPr>
            </w:pPr>
            <w:r w:rsidRPr="0017332F">
              <w:rPr>
                <w:rFonts w:hint="eastAsia"/>
                <w:sz w:val="18"/>
                <w:szCs w:val="18"/>
              </w:rPr>
              <w:t>0.52</w:t>
            </w:r>
          </w:p>
        </w:tc>
        <w:tc>
          <w:tcPr>
            <w:tcW w:w="567" w:type="dxa"/>
            <w:vAlign w:val="center"/>
          </w:tcPr>
          <w:p w:rsidR="00820973" w:rsidRPr="0017332F" w:rsidRDefault="00820973" w:rsidP="00820973">
            <w:pPr>
              <w:jc w:val="center"/>
              <w:rPr>
                <w:sz w:val="18"/>
                <w:szCs w:val="18"/>
              </w:rPr>
            </w:pPr>
            <w:r w:rsidRPr="0017332F">
              <w:rPr>
                <w:rFonts w:hint="eastAsia"/>
                <w:sz w:val="18"/>
                <w:szCs w:val="18"/>
              </w:rPr>
              <w:t>2.04</w:t>
            </w:r>
          </w:p>
        </w:tc>
      </w:tr>
      <w:tr w:rsidR="0084294A" w:rsidRPr="0017332F" w:rsidTr="0084294A">
        <w:trPr>
          <w:trHeight w:val="329"/>
          <w:jc w:val="center"/>
        </w:trPr>
        <w:tc>
          <w:tcPr>
            <w:tcW w:w="669" w:type="dxa"/>
            <w:vAlign w:val="center"/>
          </w:tcPr>
          <w:p w:rsidR="00820973" w:rsidRPr="0017332F" w:rsidRDefault="00820973" w:rsidP="00820973">
            <w:pPr>
              <w:jc w:val="center"/>
              <w:rPr>
                <w:sz w:val="18"/>
                <w:szCs w:val="18"/>
              </w:rPr>
            </w:pPr>
            <w:r w:rsidRPr="0017332F">
              <w:rPr>
                <w:sz w:val="18"/>
                <w:szCs w:val="18"/>
              </w:rPr>
              <w:t>反向设计</w:t>
            </w:r>
          </w:p>
        </w:tc>
        <w:tc>
          <w:tcPr>
            <w:tcW w:w="567" w:type="dxa"/>
            <w:vAlign w:val="center"/>
          </w:tcPr>
          <w:p w:rsidR="00820973" w:rsidRPr="0017332F" w:rsidRDefault="00820973" w:rsidP="00820973">
            <w:pPr>
              <w:jc w:val="center"/>
              <w:rPr>
                <w:sz w:val="18"/>
                <w:szCs w:val="18"/>
              </w:rPr>
            </w:pPr>
            <w:r w:rsidRPr="0017332F">
              <w:rPr>
                <w:rFonts w:hint="eastAsia"/>
                <w:sz w:val="18"/>
                <w:szCs w:val="18"/>
              </w:rPr>
              <w:t>1.45</w:t>
            </w:r>
          </w:p>
        </w:tc>
        <w:tc>
          <w:tcPr>
            <w:tcW w:w="567" w:type="dxa"/>
            <w:vAlign w:val="center"/>
          </w:tcPr>
          <w:p w:rsidR="00820973" w:rsidRPr="0017332F" w:rsidRDefault="00820973" w:rsidP="00820973">
            <w:pPr>
              <w:jc w:val="center"/>
              <w:rPr>
                <w:sz w:val="18"/>
                <w:szCs w:val="18"/>
              </w:rPr>
            </w:pPr>
            <w:r w:rsidRPr="0017332F">
              <w:rPr>
                <w:rFonts w:hint="eastAsia"/>
                <w:sz w:val="18"/>
                <w:szCs w:val="18"/>
              </w:rPr>
              <w:t>0.50</w:t>
            </w:r>
          </w:p>
        </w:tc>
        <w:tc>
          <w:tcPr>
            <w:tcW w:w="567" w:type="dxa"/>
            <w:vAlign w:val="center"/>
          </w:tcPr>
          <w:p w:rsidR="00820973" w:rsidRPr="0017332F" w:rsidRDefault="00820973" w:rsidP="00820973">
            <w:pPr>
              <w:jc w:val="center"/>
              <w:rPr>
                <w:sz w:val="18"/>
                <w:szCs w:val="18"/>
              </w:rPr>
            </w:pPr>
            <w:r w:rsidRPr="0017332F">
              <w:rPr>
                <w:rFonts w:hint="eastAsia"/>
                <w:sz w:val="18"/>
                <w:szCs w:val="18"/>
              </w:rPr>
              <w:t>1.57</w:t>
            </w:r>
          </w:p>
        </w:tc>
        <w:tc>
          <w:tcPr>
            <w:tcW w:w="567" w:type="dxa"/>
            <w:vAlign w:val="center"/>
          </w:tcPr>
          <w:p w:rsidR="00820973" w:rsidRPr="0017332F" w:rsidRDefault="00820973" w:rsidP="00820973">
            <w:pPr>
              <w:jc w:val="center"/>
              <w:rPr>
                <w:sz w:val="18"/>
                <w:szCs w:val="18"/>
              </w:rPr>
            </w:pPr>
            <w:r w:rsidRPr="0017332F">
              <w:rPr>
                <w:rFonts w:hint="eastAsia"/>
                <w:sz w:val="18"/>
                <w:szCs w:val="18"/>
              </w:rPr>
              <w:t>0.31</w:t>
            </w:r>
          </w:p>
        </w:tc>
        <w:tc>
          <w:tcPr>
            <w:tcW w:w="567" w:type="dxa"/>
            <w:vAlign w:val="center"/>
          </w:tcPr>
          <w:p w:rsidR="00820973" w:rsidRPr="0017332F" w:rsidRDefault="00820973" w:rsidP="00820973">
            <w:pPr>
              <w:jc w:val="center"/>
              <w:rPr>
                <w:sz w:val="18"/>
                <w:szCs w:val="18"/>
              </w:rPr>
            </w:pPr>
            <w:r w:rsidRPr="0017332F">
              <w:rPr>
                <w:rFonts w:hint="eastAsia"/>
                <w:sz w:val="18"/>
                <w:szCs w:val="18"/>
              </w:rPr>
              <w:t>0.86</w:t>
            </w:r>
          </w:p>
        </w:tc>
        <w:tc>
          <w:tcPr>
            <w:tcW w:w="567" w:type="dxa"/>
            <w:vAlign w:val="center"/>
          </w:tcPr>
          <w:p w:rsidR="00820973" w:rsidRPr="0017332F" w:rsidRDefault="00820973" w:rsidP="00820973">
            <w:pPr>
              <w:jc w:val="center"/>
              <w:rPr>
                <w:sz w:val="18"/>
                <w:szCs w:val="18"/>
              </w:rPr>
            </w:pPr>
            <w:r w:rsidRPr="0017332F">
              <w:rPr>
                <w:rFonts w:hint="eastAsia"/>
                <w:sz w:val="18"/>
                <w:szCs w:val="18"/>
              </w:rPr>
              <w:t>0.84</w:t>
            </w:r>
          </w:p>
        </w:tc>
        <w:tc>
          <w:tcPr>
            <w:tcW w:w="567" w:type="dxa"/>
            <w:vAlign w:val="center"/>
          </w:tcPr>
          <w:p w:rsidR="00820973" w:rsidRPr="0017332F" w:rsidRDefault="00820973" w:rsidP="00820973">
            <w:pPr>
              <w:jc w:val="center"/>
              <w:rPr>
                <w:sz w:val="18"/>
                <w:szCs w:val="18"/>
              </w:rPr>
            </w:pPr>
            <w:r w:rsidRPr="0017332F">
              <w:rPr>
                <w:rFonts w:hint="eastAsia"/>
                <w:sz w:val="18"/>
                <w:szCs w:val="18"/>
              </w:rPr>
              <w:t>0.56</w:t>
            </w:r>
          </w:p>
        </w:tc>
        <w:tc>
          <w:tcPr>
            <w:tcW w:w="567" w:type="dxa"/>
            <w:vAlign w:val="center"/>
          </w:tcPr>
          <w:p w:rsidR="00820973" w:rsidRPr="0017332F" w:rsidRDefault="00820973" w:rsidP="00820973">
            <w:pPr>
              <w:jc w:val="center"/>
              <w:rPr>
                <w:sz w:val="18"/>
                <w:szCs w:val="18"/>
              </w:rPr>
            </w:pPr>
            <w:r w:rsidRPr="0017332F">
              <w:rPr>
                <w:rFonts w:hint="eastAsia"/>
                <w:sz w:val="18"/>
                <w:szCs w:val="18"/>
              </w:rPr>
              <w:t>1.42</w:t>
            </w:r>
          </w:p>
        </w:tc>
      </w:tr>
      <w:tr w:rsidR="0084294A" w:rsidRPr="0017332F" w:rsidTr="0084294A">
        <w:trPr>
          <w:trHeight w:val="329"/>
          <w:jc w:val="center"/>
        </w:trPr>
        <w:tc>
          <w:tcPr>
            <w:tcW w:w="669" w:type="dxa"/>
            <w:vAlign w:val="center"/>
          </w:tcPr>
          <w:p w:rsidR="00820973" w:rsidRPr="0017332F" w:rsidRDefault="00820973" w:rsidP="00820973">
            <w:pPr>
              <w:jc w:val="center"/>
              <w:rPr>
                <w:sz w:val="18"/>
                <w:szCs w:val="18"/>
              </w:rPr>
            </w:pPr>
            <w:r w:rsidRPr="0017332F">
              <w:rPr>
                <w:sz w:val="18"/>
                <w:szCs w:val="18"/>
              </w:rPr>
              <w:t>反向校核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1.56</w:t>
            </w:r>
          </w:p>
        </w:tc>
        <w:tc>
          <w:tcPr>
            <w:tcW w:w="567" w:type="dxa"/>
            <w:vAlign w:val="center"/>
          </w:tcPr>
          <w:p w:rsidR="00820973" w:rsidRPr="0017332F" w:rsidRDefault="00820973" w:rsidP="00820973">
            <w:pPr>
              <w:jc w:val="center"/>
              <w:rPr>
                <w:sz w:val="18"/>
                <w:szCs w:val="18"/>
              </w:rPr>
            </w:pPr>
            <w:r w:rsidRPr="0017332F">
              <w:rPr>
                <w:rFonts w:hint="eastAsia"/>
                <w:sz w:val="18"/>
                <w:szCs w:val="18"/>
              </w:rPr>
              <w:t>0.49</w:t>
            </w:r>
          </w:p>
        </w:tc>
        <w:tc>
          <w:tcPr>
            <w:tcW w:w="567" w:type="dxa"/>
            <w:vAlign w:val="center"/>
          </w:tcPr>
          <w:p w:rsidR="00820973" w:rsidRPr="0017332F" w:rsidRDefault="00820973" w:rsidP="00820973">
            <w:pPr>
              <w:jc w:val="center"/>
              <w:rPr>
                <w:sz w:val="18"/>
                <w:szCs w:val="18"/>
              </w:rPr>
            </w:pPr>
            <w:r w:rsidRPr="0017332F">
              <w:rPr>
                <w:rFonts w:hint="eastAsia"/>
                <w:sz w:val="18"/>
                <w:szCs w:val="18"/>
              </w:rPr>
              <w:t>1.56</w:t>
            </w:r>
          </w:p>
        </w:tc>
        <w:tc>
          <w:tcPr>
            <w:tcW w:w="567" w:type="dxa"/>
            <w:vAlign w:val="center"/>
          </w:tcPr>
          <w:p w:rsidR="00820973" w:rsidRPr="0017332F" w:rsidRDefault="00820973" w:rsidP="00820973">
            <w:pPr>
              <w:jc w:val="center"/>
              <w:rPr>
                <w:sz w:val="18"/>
                <w:szCs w:val="18"/>
              </w:rPr>
            </w:pPr>
            <w:r w:rsidRPr="0017332F">
              <w:rPr>
                <w:rFonts w:hint="eastAsia"/>
                <w:sz w:val="18"/>
                <w:szCs w:val="18"/>
              </w:rPr>
              <w:t>0.36</w:t>
            </w:r>
          </w:p>
        </w:tc>
        <w:tc>
          <w:tcPr>
            <w:tcW w:w="567" w:type="dxa"/>
            <w:vAlign w:val="center"/>
          </w:tcPr>
          <w:p w:rsidR="00820973" w:rsidRPr="0017332F" w:rsidRDefault="00820973" w:rsidP="00820973">
            <w:pPr>
              <w:jc w:val="center"/>
              <w:rPr>
                <w:sz w:val="18"/>
                <w:szCs w:val="18"/>
              </w:rPr>
            </w:pPr>
            <w:r w:rsidRPr="0017332F">
              <w:rPr>
                <w:rFonts w:hint="eastAsia"/>
                <w:sz w:val="18"/>
                <w:szCs w:val="18"/>
              </w:rPr>
              <w:t>0.73</w:t>
            </w:r>
          </w:p>
        </w:tc>
        <w:tc>
          <w:tcPr>
            <w:tcW w:w="567" w:type="dxa"/>
            <w:vAlign w:val="center"/>
          </w:tcPr>
          <w:p w:rsidR="00820973" w:rsidRPr="0017332F" w:rsidRDefault="00820973" w:rsidP="00820973">
            <w:pPr>
              <w:jc w:val="center"/>
              <w:rPr>
                <w:sz w:val="18"/>
                <w:szCs w:val="18"/>
              </w:rPr>
            </w:pPr>
            <w:r w:rsidRPr="0017332F">
              <w:rPr>
                <w:rFonts w:hint="eastAsia"/>
                <w:sz w:val="18"/>
                <w:szCs w:val="18"/>
              </w:rPr>
              <w:t>0.73</w:t>
            </w:r>
          </w:p>
        </w:tc>
        <w:tc>
          <w:tcPr>
            <w:tcW w:w="567" w:type="dxa"/>
            <w:vAlign w:val="center"/>
          </w:tcPr>
          <w:p w:rsidR="00820973" w:rsidRPr="0017332F" w:rsidRDefault="00820973" w:rsidP="00820973">
            <w:pPr>
              <w:jc w:val="center"/>
              <w:rPr>
                <w:sz w:val="18"/>
                <w:szCs w:val="18"/>
              </w:rPr>
            </w:pPr>
            <w:r w:rsidRPr="0017332F">
              <w:rPr>
                <w:rFonts w:hint="eastAsia"/>
                <w:sz w:val="18"/>
                <w:szCs w:val="18"/>
              </w:rPr>
              <w:t>0.58</w:t>
            </w:r>
          </w:p>
        </w:tc>
        <w:tc>
          <w:tcPr>
            <w:tcW w:w="567" w:type="dxa"/>
            <w:vAlign w:val="center"/>
          </w:tcPr>
          <w:p w:rsidR="00820973" w:rsidRPr="0017332F" w:rsidRDefault="00820973" w:rsidP="00820973">
            <w:pPr>
              <w:jc w:val="center"/>
              <w:rPr>
                <w:sz w:val="18"/>
                <w:szCs w:val="18"/>
              </w:rPr>
            </w:pPr>
            <w:r w:rsidRPr="0017332F">
              <w:rPr>
                <w:rFonts w:hint="eastAsia"/>
                <w:sz w:val="18"/>
                <w:szCs w:val="18"/>
              </w:rPr>
              <w:t>1.03</w:t>
            </w:r>
          </w:p>
        </w:tc>
      </w:tr>
      <w:tr w:rsidR="0084294A" w:rsidRPr="0017332F" w:rsidTr="0084294A">
        <w:trPr>
          <w:trHeight w:val="329"/>
          <w:jc w:val="center"/>
        </w:trPr>
        <w:tc>
          <w:tcPr>
            <w:tcW w:w="669" w:type="dxa"/>
            <w:vAlign w:val="center"/>
          </w:tcPr>
          <w:p w:rsidR="00820973" w:rsidRPr="0017332F" w:rsidRDefault="00820973" w:rsidP="00820973">
            <w:pPr>
              <w:jc w:val="center"/>
              <w:rPr>
                <w:sz w:val="18"/>
                <w:szCs w:val="18"/>
              </w:rPr>
            </w:pPr>
            <w:r w:rsidRPr="0017332F">
              <w:rPr>
                <w:sz w:val="18"/>
                <w:szCs w:val="18"/>
              </w:rPr>
              <w:t>地震</w:t>
            </w:r>
            <w:r w:rsidRPr="0017332F">
              <w:rPr>
                <w:rFonts w:hint="eastAsia"/>
                <w:sz w:val="18"/>
                <w:szCs w:val="18"/>
              </w:rPr>
              <w:t>工况</w:t>
            </w:r>
          </w:p>
        </w:tc>
        <w:tc>
          <w:tcPr>
            <w:tcW w:w="567" w:type="dxa"/>
            <w:vAlign w:val="center"/>
          </w:tcPr>
          <w:p w:rsidR="00820973" w:rsidRPr="0017332F" w:rsidRDefault="00820973" w:rsidP="00820973">
            <w:pPr>
              <w:jc w:val="center"/>
              <w:rPr>
                <w:sz w:val="18"/>
                <w:szCs w:val="18"/>
              </w:rPr>
            </w:pPr>
            <w:r w:rsidRPr="0017332F">
              <w:rPr>
                <w:rFonts w:hint="eastAsia"/>
                <w:sz w:val="18"/>
                <w:szCs w:val="18"/>
              </w:rPr>
              <w:t>1.56</w:t>
            </w:r>
          </w:p>
        </w:tc>
        <w:tc>
          <w:tcPr>
            <w:tcW w:w="567" w:type="dxa"/>
            <w:vAlign w:val="center"/>
          </w:tcPr>
          <w:p w:rsidR="00820973" w:rsidRPr="0017332F" w:rsidRDefault="00820973" w:rsidP="00820973">
            <w:pPr>
              <w:jc w:val="center"/>
              <w:rPr>
                <w:sz w:val="18"/>
                <w:szCs w:val="18"/>
              </w:rPr>
            </w:pPr>
            <w:r w:rsidRPr="0017332F">
              <w:rPr>
                <w:rFonts w:hint="eastAsia"/>
                <w:sz w:val="18"/>
                <w:szCs w:val="18"/>
              </w:rPr>
              <w:t>0.43</w:t>
            </w:r>
          </w:p>
        </w:tc>
        <w:tc>
          <w:tcPr>
            <w:tcW w:w="567" w:type="dxa"/>
            <w:vAlign w:val="center"/>
          </w:tcPr>
          <w:p w:rsidR="00820973" w:rsidRPr="0017332F" w:rsidRDefault="00820973" w:rsidP="00820973">
            <w:pPr>
              <w:jc w:val="center"/>
              <w:rPr>
                <w:sz w:val="18"/>
                <w:szCs w:val="18"/>
              </w:rPr>
            </w:pPr>
            <w:r w:rsidRPr="0017332F">
              <w:rPr>
                <w:rFonts w:hint="eastAsia"/>
                <w:sz w:val="18"/>
                <w:szCs w:val="18"/>
              </w:rPr>
              <w:t>1.49</w:t>
            </w:r>
          </w:p>
        </w:tc>
        <w:tc>
          <w:tcPr>
            <w:tcW w:w="567" w:type="dxa"/>
            <w:vAlign w:val="center"/>
          </w:tcPr>
          <w:p w:rsidR="00820973" w:rsidRPr="0017332F" w:rsidRDefault="00820973" w:rsidP="00820973">
            <w:pPr>
              <w:jc w:val="center"/>
              <w:rPr>
                <w:sz w:val="18"/>
                <w:szCs w:val="18"/>
              </w:rPr>
            </w:pPr>
            <w:r w:rsidRPr="0017332F">
              <w:rPr>
                <w:rFonts w:hint="eastAsia"/>
                <w:sz w:val="18"/>
                <w:szCs w:val="18"/>
              </w:rPr>
              <w:t>0.44</w:t>
            </w:r>
          </w:p>
        </w:tc>
        <w:tc>
          <w:tcPr>
            <w:tcW w:w="567" w:type="dxa"/>
            <w:vAlign w:val="center"/>
          </w:tcPr>
          <w:p w:rsidR="00820973" w:rsidRPr="0017332F" w:rsidRDefault="00820973" w:rsidP="00820973">
            <w:pPr>
              <w:jc w:val="center"/>
              <w:rPr>
                <w:sz w:val="18"/>
                <w:szCs w:val="18"/>
              </w:rPr>
            </w:pPr>
            <w:r w:rsidRPr="0017332F">
              <w:rPr>
                <w:rFonts w:hint="eastAsia"/>
                <w:sz w:val="18"/>
                <w:szCs w:val="18"/>
              </w:rPr>
              <w:t>0.76</w:t>
            </w:r>
          </w:p>
        </w:tc>
        <w:tc>
          <w:tcPr>
            <w:tcW w:w="567" w:type="dxa"/>
            <w:vAlign w:val="center"/>
          </w:tcPr>
          <w:p w:rsidR="00820973" w:rsidRPr="0017332F" w:rsidRDefault="00820973" w:rsidP="00820973">
            <w:pPr>
              <w:jc w:val="center"/>
              <w:rPr>
                <w:sz w:val="18"/>
                <w:szCs w:val="18"/>
              </w:rPr>
            </w:pPr>
            <w:r w:rsidRPr="0017332F">
              <w:rPr>
                <w:rFonts w:hint="eastAsia"/>
                <w:sz w:val="18"/>
                <w:szCs w:val="18"/>
              </w:rPr>
              <w:t>0.76</w:t>
            </w:r>
          </w:p>
        </w:tc>
        <w:tc>
          <w:tcPr>
            <w:tcW w:w="567" w:type="dxa"/>
            <w:vAlign w:val="center"/>
          </w:tcPr>
          <w:p w:rsidR="00820973" w:rsidRPr="0017332F" w:rsidRDefault="00820973" w:rsidP="00820973">
            <w:pPr>
              <w:jc w:val="center"/>
              <w:rPr>
                <w:sz w:val="18"/>
                <w:szCs w:val="18"/>
              </w:rPr>
            </w:pPr>
            <w:r w:rsidRPr="0017332F">
              <w:rPr>
                <w:rFonts w:hint="eastAsia"/>
                <w:sz w:val="18"/>
                <w:szCs w:val="18"/>
              </w:rPr>
              <w:t>0.59</w:t>
            </w:r>
          </w:p>
        </w:tc>
        <w:tc>
          <w:tcPr>
            <w:tcW w:w="567" w:type="dxa"/>
            <w:vAlign w:val="center"/>
          </w:tcPr>
          <w:p w:rsidR="00820973" w:rsidRPr="0017332F" w:rsidRDefault="00820973" w:rsidP="00820973">
            <w:pPr>
              <w:jc w:val="center"/>
              <w:rPr>
                <w:sz w:val="18"/>
                <w:szCs w:val="18"/>
              </w:rPr>
            </w:pPr>
            <w:r w:rsidRPr="0017332F">
              <w:rPr>
                <w:rFonts w:hint="eastAsia"/>
                <w:sz w:val="18"/>
                <w:szCs w:val="18"/>
              </w:rPr>
              <w:t>1.07</w:t>
            </w:r>
          </w:p>
        </w:tc>
      </w:tr>
    </w:tbl>
    <w:p w:rsidR="00820973" w:rsidRPr="00D92A83" w:rsidRDefault="00820973" w:rsidP="0017332F">
      <w:pPr>
        <w:pStyle w:val="af4"/>
        <w:spacing w:afterLines="0"/>
        <w:rPr>
          <w:kern w:val="0"/>
        </w:rPr>
      </w:pPr>
      <w:r w:rsidRPr="0017332F">
        <w:rPr>
          <w:rFonts w:eastAsia="宋体"/>
          <w:b w:val="0"/>
          <w:color w:val="000000"/>
          <w:sz w:val="18"/>
          <w:szCs w:val="18"/>
        </w:rPr>
        <w:t>表</w:t>
      </w:r>
      <w:r w:rsidR="0017332F">
        <w:rPr>
          <w:rFonts w:eastAsia="宋体" w:hint="eastAsia"/>
          <w:b w:val="0"/>
          <w:color w:val="000000"/>
          <w:sz w:val="18"/>
          <w:szCs w:val="18"/>
        </w:rPr>
        <w:t>4.</w:t>
      </w:r>
      <w:r w:rsidR="00483746">
        <w:rPr>
          <w:rFonts w:eastAsia="宋体" w:hint="eastAsia"/>
          <w:b w:val="0"/>
          <w:color w:val="000000"/>
          <w:sz w:val="18"/>
          <w:szCs w:val="18"/>
        </w:rPr>
        <w:t>2</w:t>
      </w:r>
      <w:r w:rsidR="0017332F">
        <w:rPr>
          <w:rFonts w:eastAsia="宋体" w:hint="eastAsia"/>
          <w:b w:val="0"/>
          <w:color w:val="000000"/>
          <w:sz w:val="18"/>
          <w:szCs w:val="18"/>
        </w:rPr>
        <w:t xml:space="preserve">  </w:t>
      </w:r>
      <w:r w:rsidRPr="0017332F">
        <w:rPr>
          <w:rFonts w:eastAsia="宋体" w:hint="eastAsia"/>
          <w:b w:val="0"/>
          <w:color w:val="000000"/>
          <w:sz w:val="18"/>
          <w:szCs w:val="18"/>
        </w:rPr>
        <w:t>双联泄洪孔</w:t>
      </w:r>
      <w:r w:rsidRPr="0017332F">
        <w:rPr>
          <w:rFonts w:eastAsia="宋体"/>
          <w:b w:val="0"/>
          <w:color w:val="000000"/>
          <w:sz w:val="18"/>
          <w:szCs w:val="18"/>
        </w:rPr>
        <w:t>结构最大主拉应力计算成果表（</w:t>
      </w:r>
      <w:r w:rsidRPr="0017332F">
        <w:rPr>
          <w:rFonts w:eastAsia="宋体"/>
          <w:b w:val="0"/>
          <w:color w:val="000000"/>
          <w:sz w:val="18"/>
          <w:szCs w:val="18"/>
        </w:rPr>
        <w:t>MPa</w:t>
      </w:r>
      <w:r w:rsidRPr="0017332F">
        <w:rPr>
          <w:rFonts w:eastAsia="宋体"/>
          <w:b w:val="0"/>
          <w:color w:val="000000"/>
          <w:sz w:val="18"/>
          <w:szCs w:val="18"/>
        </w:rPr>
        <w:t>）</w:t>
      </w:r>
    </w:p>
    <w:tbl>
      <w:tblPr>
        <w:tblW w:w="5203" w:type="pct"/>
        <w:jc w:val="center"/>
        <w:tblInd w:w="0" w:type="dxa"/>
        <w:tblBorders>
          <w:top w:val="single" w:sz="12" w:space="0" w:color="auto"/>
          <w:bottom w:val="single" w:sz="12" w:space="0" w:color="auto"/>
        </w:tblBorders>
        <w:tblLayout w:type="fixed"/>
        <w:tblLook w:val="04A0" w:firstRow="1" w:lastRow="0" w:firstColumn="1" w:lastColumn="0" w:noHBand="0" w:noVBand="1"/>
      </w:tblPr>
      <w:tblGrid>
        <w:gridCol w:w="597"/>
        <w:gridCol w:w="539"/>
        <w:gridCol w:w="539"/>
        <w:gridCol w:w="539"/>
        <w:gridCol w:w="538"/>
        <w:gridCol w:w="538"/>
        <w:gridCol w:w="538"/>
        <w:gridCol w:w="538"/>
        <w:gridCol w:w="538"/>
      </w:tblGrid>
      <w:tr w:rsidR="0084294A" w:rsidRPr="0017332F" w:rsidTr="00AD2BF9">
        <w:trPr>
          <w:trHeight w:val="368"/>
          <w:jc w:val="center"/>
        </w:trPr>
        <w:tc>
          <w:tcPr>
            <w:tcW w:w="630" w:type="dxa"/>
            <w:vMerge w:val="restart"/>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计算</w:t>
            </w:r>
          </w:p>
          <w:p w:rsidR="00820973" w:rsidRPr="0017332F" w:rsidRDefault="00820973" w:rsidP="00820973">
            <w:pPr>
              <w:jc w:val="center"/>
              <w:rPr>
                <w:sz w:val="18"/>
                <w:szCs w:val="18"/>
              </w:rPr>
            </w:pPr>
            <w:r w:rsidRPr="0017332F">
              <w:rPr>
                <w:sz w:val="18"/>
                <w:szCs w:val="18"/>
              </w:rPr>
              <w:t>工况</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上游底板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下游地板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闸墩</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交通桥</w:t>
            </w:r>
          </w:p>
        </w:tc>
      </w:tr>
      <w:tr w:rsidR="00DD7D86" w:rsidRPr="0017332F" w:rsidTr="00AD2BF9">
        <w:trPr>
          <w:trHeight w:val="392"/>
          <w:jc w:val="center"/>
        </w:trPr>
        <w:tc>
          <w:tcPr>
            <w:tcW w:w="630" w:type="dxa"/>
            <w:vMerge/>
            <w:tcBorders>
              <w:top w:val="nil"/>
              <w:bottom w:val="single" w:sz="12" w:space="0" w:color="auto"/>
            </w:tcBorders>
            <w:vAlign w:val="center"/>
          </w:tcPr>
          <w:p w:rsidR="00820973" w:rsidRPr="0017332F" w:rsidRDefault="00820973" w:rsidP="00820973">
            <w:pPr>
              <w:jc w:val="center"/>
              <w:rPr>
                <w:sz w:val="18"/>
                <w:szCs w:val="18"/>
              </w:rPr>
            </w:pP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缝墩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中墩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底层</w:t>
            </w:r>
          </w:p>
        </w:tc>
      </w:tr>
      <w:tr w:rsidR="0084294A" w:rsidRPr="0017332F" w:rsidTr="00AD2BF9">
        <w:trPr>
          <w:trHeight w:val="339"/>
          <w:jc w:val="center"/>
        </w:trPr>
        <w:tc>
          <w:tcPr>
            <w:tcW w:w="630" w:type="dxa"/>
            <w:tcBorders>
              <w:top w:val="single" w:sz="12" w:space="0" w:color="auto"/>
            </w:tcBorders>
            <w:vAlign w:val="center"/>
          </w:tcPr>
          <w:p w:rsidR="00820973" w:rsidRPr="0017332F" w:rsidRDefault="00820973" w:rsidP="00820973">
            <w:pPr>
              <w:jc w:val="center"/>
              <w:rPr>
                <w:sz w:val="18"/>
                <w:szCs w:val="18"/>
              </w:rPr>
            </w:pPr>
            <w:r w:rsidRPr="0017332F">
              <w:rPr>
                <w:sz w:val="18"/>
                <w:szCs w:val="18"/>
              </w:rPr>
              <w:t>正向设计</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1.30</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0.53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1.54</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0.62</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0.96</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1.09</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1.79</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1.31</w:t>
            </w:r>
          </w:p>
        </w:tc>
      </w:tr>
      <w:tr w:rsidR="0084294A" w:rsidRPr="0017332F" w:rsidTr="00AD2BF9">
        <w:trPr>
          <w:trHeight w:val="329"/>
          <w:jc w:val="center"/>
        </w:trPr>
        <w:tc>
          <w:tcPr>
            <w:tcW w:w="630" w:type="dxa"/>
            <w:vAlign w:val="center"/>
          </w:tcPr>
          <w:p w:rsidR="00820973" w:rsidRPr="0017332F" w:rsidRDefault="00820973" w:rsidP="00820973">
            <w:pPr>
              <w:jc w:val="center"/>
              <w:rPr>
                <w:sz w:val="18"/>
                <w:szCs w:val="18"/>
              </w:rPr>
            </w:pPr>
            <w:r w:rsidRPr="0017332F">
              <w:rPr>
                <w:sz w:val="18"/>
                <w:szCs w:val="18"/>
              </w:rPr>
              <w:t>正向校核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1.10</w:t>
            </w:r>
          </w:p>
        </w:tc>
        <w:tc>
          <w:tcPr>
            <w:tcW w:w="567" w:type="dxa"/>
            <w:vAlign w:val="center"/>
          </w:tcPr>
          <w:p w:rsidR="00820973" w:rsidRPr="0017332F" w:rsidRDefault="00820973" w:rsidP="00820973">
            <w:pPr>
              <w:jc w:val="center"/>
              <w:rPr>
                <w:sz w:val="18"/>
                <w:szCs w:val="18"/>
              </w:rPr>
            </w:pPr>
            <w:r w:rsidRPr="0017332F">
              <w:rPr>
                <w:rFonts w:hint="eastAsia"/>
                <w:sz w:val="18"/>
                <w:szCs w:val="18"/>
              </w:rPr>
              <w:t>0.53</w:t>
            </w:r>
          </w:p>
        </w:tc>
        <w:tc>
          <w:tcPr>
            <w:tcW w:w="567" w:type="dxa"/>
            <w:vAlign w:val="center"/>
          </w:tcPr>
          <w:p w:rsidR="00820973" w:rsidRPr="0017332F" w:rsidRDefault="00820973" w:rsidP="00820973">
            <w:pPr>
              <w:jc w:val="center"/>
              <w:rPr>
                <w:sz w:val="18"/>
                <w:szCs w:val="18"/>
              </w:rPr>
            </w:pPr>
            <w:r w:rsidRPr="0017332F">
              <w:rPr>
                <w:rFonts w:hint="eastAsia"/>
                <w:sz w:val="18"/>
                <w:szCs w:val="18"/>
              </w:rPr>
              <w:t>1.37</w:t>
            </w:r>
          </w:p>
        </w:tc>
        <w:tc>
          <w:tcPr>
            <w:tcW w:w="567" w:type="dxa"/>
            <w:vAlign w:val="center"/>
          </w:tcPr>
          <w:p w:rsidR="00820973" w:rsidRPr="0017332F" w:rsidRDefault="00820973" w:rsidP="00820973">
            <w:pPr>
              <w:jc w:val="center"/>
              <w:rPr>
                <w:sz w:val="18"/>
                <w:szCs w:val="18"/>
              </w:rPr>
            </w:pPr>
            <w:r w:rsidRPr="0017332F">
              <w:rPr>
                <w:rFonts w:hint="eastAsia"/>
                <w:sz w:val="18"/>
                <w:szCs w:val="18"/>
              </w:rPr>
              <w:t>0.41</w:t>
            </w:r>
          </w:p>
        </w:tc>
        <w:tc>
          <w:tcPr>
            <w:tcW w:w="567" w:type="dxa"/>
            <w:vAlign w:val="center"/>
          </w:tcPr>
          <w:p w:rsidR="00820973" w:rsidRPr="0017332F" w:rsidRDefault="00820973" w:rsidP="00820973">
            <w:pPr>
              <w:jc w:val="center"/>
              <w:rPr>
                <w:sz w:val="18"/>
                <w:szCs w:val="18"/>
              </w:rPr>
            </w:pPr>
            <w:r w:rsidRPr="0017332F">
              <w:rPr>
                <w:rFonts w:hint="eastAsia"/>
                <w:sz w:val="18"/>
                <w:szCs w:val="18"/>
              </w:rPr>
              <w:t>1.15</w:t>
            </w:r>
          </w:p>
        </w:tc>
        <w:tc>
          <w:tcPr>
            <w:tcW w:w="567" w:type="dxa"/>
            <w:vAlign w:val="center"/>
          </w:tcPr>
          <w:p w:rsidR="00820973" w:rsidRPr="0017332F" w:rsidRDefault="00820973" w:rsidP="00820973">
            <w:pPr>
              <w:jc w:val="center"/>
              <w:rPr>
                <w:sz w:val="18"/>
                <w:szCs w:val="18"/>
              </w:rPr>
            </w:pPr>
            <w:r w:rsidRPr="0017332F">
              <w:rPr>
                <w:rFonts w:hint="eastAsia"/>
                <w:sz w:val="18"/>
                <w:szCs w:val="18"/>
              </w:rPr>
              <w:t>0.96</w:t>
            </w:r>
          </w:p>
        </w:tc>
        <w:tc>
          <w:tcPr>
            <w:tcW w:w="567" w:type="dxa"/>
            <w:vAlign w:val="center"/>
          </w:tcPr>
          <w:p w:rsidR="00820973" w:rsidRPr="0017332F" w:rsidRDefault="00820973" w:rsidP="00820973">
            <w:pPr>
              <w:jc w:val="center"/>
              <w:rPr>
                <w:sz w:val="18"/>
                <w:szCs w:val="18"/>
              </w:rPr>
            </w:pPr>
            <w:r w:rsidRPr="0017332F">
              <w:rPr>
                <w:rFonts w:hint="eastAsia"/>
                <w:sz w:val="18"/>
                <w:szCs w:val="18"/>
              </w:rPr>
              <w:t>1.81</w:t>
            </w:r>
          </w:p>
        </w:tc>
        <w:tc>
          <w:tcPr>
            <w:tcW w:w="567" w:type="dxa"/>
            <w:vAlign w:val="center"/>
          </w:tcPr>
          <w:p w:rsidR="00820973" w:rsidRPr="0017332F" w:rsidRDefault="00820973" w:rsidP="00820973">
            <w:pPr>
              <w:jc w:val="center"/>
              <w:rPr>
                <w:sz w:val="18"/>
                <w:szCs w:val="18"/>
              </w:rPr>
            </w:pPr>
            <w:r w:rsidRPr="0017332F">
              <w:rPr>
                <w:rFonts w:hint="eastAsia"/>
                <w:sz w:val="18"/>
                <w:szCs w:val="18"/>
              </w:rPr>
              <w:t>1.18</w:t>
            </w:r>
          </w:p>
        </w:tc>
      </w:tr>
      <w:tr w:rsidR="0084294A" w:rsidRPr="0017332F" w:rsidTr="00AD2BF9">
        <w:trPr>
          <w:trHeight w:val="329"/>
          <w:jc w:val="center"/>
        </w:trPr>
        <w:tc>
          <w:tcPr>
            <w:tcW w:w="630" w:type="dxa"/>
            <w:vAlign w:val="center"/>
          </w:tcPr>
          <w:p w:rsidR="00820973" w:rsidRPr="0017332F" w:rsidRDefault="00820973" w:rsidP="00820973">
            <w:pPr>
              <w:jc w:val="center"/>
              <w:rPr>
                <w:sz w:val="18"/>
                <w:szCs w:val="18"/>
              </w:rPr>
            </w:pPr>
            <w:r w:rsidRPr="0017332F">
              <w:rPr>
                <w:sz w:val="18"/>
                <w:szCs w:val="18"/>
              </w:rPr>
              <w:t>反向设计</w:t>
            </w:r>
          </w:p>
        </w:tc>
        <w:tc>
          <w:tcPr>
            <w:tcW w:w="567" w:type="dxa"/>
            <w:vAlign w:val="center"/>
          </w:tcPr>
          <w:p w:rsidR="00820973" w:rsidRPr="0017332F" w:rsidRDefault="00820973" w:rsidP="00820973">
            <w:pPr>
              <w:jc w:val="center"/>
              <w:rPr>
                <w:sz w:val="18"/>
                <w:szCs w:val="18"/>
              </w:rPr>
            </w:pPr>
            <w:r w:rsidRPr="0017332F">
              <w:rPr>
                <w:rFonts w:hint="eastAsia"/>
                <w:sz w:val="18"/>
                <w:szCs w:val="18"/>
              </w:rPr>
              <w:t>1.13</w:t>
            </w:r>
          </w:p>
        </w:tc>
        <w:tc>
          <w:tcPr>
            <w:tcW w:w="567" w:type="dxa"/>
            <w:vAlign w:val="center"/>
          </w:tcPr>
          <w:p w:rsidR="00820973" w:rsidRPr="0017332F" w:rsidRDefault="00820973" w:rsidP="00820973">
            <w:pPr>
              <w:jc w:val="center"/>
              <w:rPr>
                <w:sz w:val="18"/>
                <w:szCs w:val="18"/>
              </w:rPr>
            </w:pPr>
            <w:r w:rsidRPr="0017332F">
              <w:rPr>
                <w:rFonts w:hint="eastAsia"/>
                <w:sz w:val="18"/>
                <w:szCs w:val="18"/>
              </w:rPr>
              <w:t>0.40</w:t>
            </w:r>
          </w:p>
        </w:tc>
        <w:tc>
          <w:tcPr>
            <w:tcW w:w="567" w:type="dxa"/>
            <w:vAlign w:val="center"/>
          </w:tcPr>
          <w:p w:rsidR="00820973" w:rsidRPr="0017332F" w:rsidRDefault="00820973" w:rsidP="00820973">
            <w:pPr>
              <w:jc w:val="center"/>
              <w:rPr>
                <w:sz w:val="18"/>
                <w:szCs w:val="18"/>
              </w:rPr>
            </w:pPr>
            <w:r w:rsidRPr="0017332F">
              <w:rPr>
                <w:rFonts w:hint="eastAsia"/>
                <w:sz w:val="18"/>
                <w:szCs w:val="18"/>
              </w:rPr>
              <w:t>1.09</w:t>
            </w:r>
          </w:p>
        </w:tc>
        <w:tc>
          <w:tcPr>
            <w:tcW w:w="567" w:type="dxa"/>
            <w:vAlign w:val="center"/>
          </w:tcPr>
          <w:p w:rsidR="00820973" w:rsidRPr="0017332F" w:rsidRDefault="00820973" w:rsidP="00820973">
            <w:pPr>
              <w:jc w:val="center"/>
              <w:rPr>
                <w:sz w:val="18"/>
                <w:szCs w:val="18"/>
              </w:rPr>
            </w:pPr>
            <w:r w:rsidRPr="0017332F">
              <w:rPr>
                <w:rFonts w:hint="eastAsia"/>
                <w:sz w:val="18"/>
                <w:szCs w:val="18"/>
              </w:rPr>
              <w:t>0.48</w:t>
            </w:r>
          </w:p>
        </w:tc>
        <w:tc>
          <w:tcPr>
            <w:tcW w:w="567" w:type="dxa"/>
            <w:vAlign w:val="center"/>
          </w:tcPr>
          <w:p w:rsidR="00820973" w:rsidRPr="0017332F" w:rsidRDefault="00820973" w:rsidP="00820973">
            <w:pPr>
              <w:jc w:val="center"/>
              <w:rPr>
                <w:sz w:val="18"/>
                <w:szCs w:val="18"/>
              </w:rPr>
            </w:pPr>
            <w:r w:rsidRPr="0017332F">
              <w:rPr>
                <w:rFonts w:hint="eastAsia"/>
                <w:sz w:val="18"/>
                <w:szCs w:val="18"/>
              </w:rPr>
              <w:t>0.97</w:t>
            </w:r>
          </w:p>
        </w:tc>
        <w:tc>
          <w:tcPr>
            <w:tcW w:w="567" w:type="dxa"/>
            <w:vAlign w:val="center"/>
          </w:tcPr>
          <w:p w:rsidR="00820973" w:rsidRPr="0017332F" w:rsidRDefault="00820973" w:rsidP="00820973">
            <w:pPr>
              <w:jc w:val="center"/>
              <w:rPr>
                <w:sz w:val="18"/>
                <w:szCs w:val="18"/>
              </w:rPr>
            </w:pPr>
            <w:r w:rsidRPr="0017332F">
              <w:rPr>
                <w:rFonts w:hint="eastAsia"/>
                <w:sz w:val="18"/>
                <w:szCs w:val="18"/>
              </w:rPr>
              <w:t>1.0</w:t>
            </w:r>
          </w:p>
        </w:tc>
        <w:tc>
          <w:tcPr>
            <w:tcW w:w="567" w:type="dxa"/>
            <w:vAlign w:val="center"/>
          </w:tcPr>
          <w:p w:rsidR="00820973" w:rsidRPr="0017332F" w:rsidRDefault="00820973" w:rsidP="00820973">
            <w:pPr>
              <w:jc w:val="center"/>
              <w:rPr>
                <w:sz w:val="18"/>
                <w:szCs w:val="18"/>
              </w:rPr>
            </w:pPr>
            <w:r w:rsidRPr="0017332F">
              <w:rPr>
                <w:rFonts w:hint="eastAsia"/>
                <w:sz w:val="18"/>
                <w:szCs w:val="18"/>
              </w:rPr>
              <w:t>1.70</w:t>
            </w:r>
          </w:p>
        </w:tc>
        <w:tc>
          <w:tcPr>
            <w:tcW w:w="567" w:type="dxa"/>
            <w:vAlign w:val="center"/>
          </w:tcPr>
          <w:p w:rsidR="00820973" w:rsidRPr="0017332F" w:rsidRDefault="00820973" w:rsidP="00820973">
            <w:pPr>
              <w:jc w:val="center"/>
              <w:rPr>
                <w:sz w:val="18"/>
                <w:szCs w:val="18"/>
              </w:rPr>
            </w:pPr>
            <w:r w:rsidRPr="0017332F">
              <w:rPr>
                <w:rFonts w:hint="eastAsia"/>
                <w:sz w:val="18"/>
                <w:szCs w:val="18"/>
              </w:rPr>
              <w:t>0.81</w:t>
            </w:r>
          </w:p>
        </w:tc>
      </w:tr>
      <w:tr w:rsidR="0084294A" w:rsidRPr="0017332F" w:rsidTr="00AD2BF9">
        <w:trPr>
          <w:trHeight w:val="329"/>
          <w:jc w:val="center"/>
        </w:trPr>
        <w:tc>
          <w:tcPr>
            <w:tcW w:w="630" w:type="dxa"/>
            <w:vAlign w:val="center"/>
          </w:tcPr>
          <w:p w:rsidR="00820973" w:rsidRPr="0017332F" w:rsidRDefault="00820973" w:rsidP="00820973">
            <w:pPr>
              <w:jc w:val="center"/>
              <w:rPr>
                <w:sz w:val="18"/>
                <w:szCs w:val="18"/>
              </w:rPr>
            </w:pPr>
            <w:r w:rsidRPr="0017332F">
              <w:rPr>
                <w:sz w:val="18"/>
                <w:szCs w:val="18"/>
              </w:rPr>
              <w:t>反向校核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1.13</w:t>
            </w:r>
          </w:p>
        </w:tc>
        <w:tc>
          <w:tcPr>
            <w:tcW w:w="567" w:type="dxa"/>
            <w:vAlign w:val="center"/>
          </w:tcPr>
          <w:p w:rsidR="00820973" w:rsidRPr="0017332F" w:rsidRDefault="00820973" w:rsidP="00820973">
            <w:pPr>
              <w:jc w:val="center"/>
              <w:rPr>
                <w:sz w:val="18"/>
                <w:szCs w:val="18"/>
              </w:rPr>
            </w:pPr>
            <w:r w:rsidRPr="0017332F">
              <w:rPr>
                <w:rFonts w:hint="eastAsia"/>
                <w:sz w:val="18"/>
                <w:szCs w:val="18"/>
              </w:rPr>
              <w:t>0.65</w:t>
            </w:r>
          </w:p>
        </w:tc>
        <w:tc>
          <w:tcPr>
            <w:tcW w:w="567" w:type="dxa"/>
            <w:vAlign w:val="center"/>
          </w:tcPr>
          <w:p w:rsidR="00820973" w:rsidRPr="0017332F" w:rsidRDefault="00820973" w:rsidP="00820973">
            <w:pPr>
              <w:jc w:val="center"/>
              <w:rPr>
                <w:sz w:val="18"/>
                <w:szCs w:val="18"/>
              </w:rPr>
            </w:pPr>
            <w:r w:rsidRPr="0017332F">
              <w:rPr>
                <w:rFonts w:hint="eastAsia"/>
                <w:sz w:val="18"/>
                <w:szCs w:val="18"/>
              </w:rPr>
              <w:t>1.09</w:t>
            </w:r>
          </w:p>
        </w:tc>
        <w:tc>
          <w:tcPr>
            <w:tcW w:w="567" w:type="dxa"/>
            <w:vAlign w:val="center"/>
          </w:tcPr>
          <w:p w:rsidR="00820973" w:rsidRPr="0017332F" w:rsidRDefault="00820973" w:rsidP="00820973">
            <w:pPr>
              <w:jc w:val="center"/>
              <w:rPr>
                <w:sz w:val="18"/>
                <w:szCs w:val="18"/>
              </w:rPr>
            </w:pPr>
            <w:r w:rsidRPr="0017332F">
              <w:rPr>
                <w:rFonts w:hint="eastAsia"/>
                <w:sz w:val="18"/>
                <w:szCs w:val="18"/>
              </w:rPr>
              <w:t>0.48</w:t>
            </w:r>
          </w:p>
        </w:tc>
        <w:tc>
          <w:tcPr>
            <w:tcW w:w="567" w:type="dxa"/>
            <w:vAlign w:val="center"/>
          </w:tcPr>
          <w:p w:rsidR="00820973" w:rsidRPr="0017332F" w:rsidRDefault="00820973" w:rsidP="00820973">
            <w:pPr>
              <w:jc w:val="center"/>
              <w:rPr>
                <w:sz w:val="18"/>
                <w:szCs w:val="18"/>
              </w:rPr>
            </w:pPr>
            <w:r w:rsidRPr="0017332F">
              <w:rPr>
                <w:rFonts w:hint="eastAsia"/>
                <w:sz w:val="18"/>
                <w:szCs w:val="18"/>
              </w:rPr>
              <w:t>1.11</w:t>
            </w:r>
          </w:p>
        </w:tc>
        <w:tc>
          <w:tcPr>
            <w:tcW w:w="567" w:type="dxa"/>
            <w:vAlign w:val="center"/>
          </w:tcPr>
          <w:p w:rsidR="00820973" w:rsidRPr="0017332F" w:rsidRDefault="00820973" w:rsidP="00820973">
            <w:pPr>
              <w:jc w:val="center"/>
              <w:rPr>
                <w:sz w:val="18"/>
                <w:szCs w:val="18"/>
              </w:rPr>
            </w:pPr>
            <w:r w:rsidRPr="0017332F">
              <w:rPr>
                <w:rFonts w:hint="eastAsia"/>
                <w:sz w:val="18"/>
                <w:szCs w:val="18"/>
              </w:rPr>
              <w:t>0.92</w:t>
            </w:r>
          </w:p>
        </w:tc>
        <w:tc>
          <w:tcPr>
            <w:tcW w:w="567" w:type="dxa"/>
            <w:vAlign w:val="center"/>
          </w:tcPr>
          <w:p w:rsidR="00820973" w:rsidRPr="0017332F" w:rsidRDefault="00820973" w:rsidP="00820973">
            <w:pPr>
              <w:jc w:val="center"/>
              <w:rPr>
                <w:sz w:val="18"/>
                <w:szCs w:val="18"/>
              </w:rPr>
            </w:pPr>
            <w:r w:rsidRPr="0017332F">
              <w:rPr>
                <w:rFonts w:hint="eastAsia"/>
                <w:sz w:val="18"/>
                <w:szCs w:val="18"/>
              </w:rPr>
              <w:t>1.75</w:t>
            </w:r>
          </w:p>
        </w:tc>
        <w:tc>
          <w:tcPr>
            <w:tcW w:w="567" w:type="dxa"/>
            <w:vAlign w:val="center"/>
          </w:tcPr>
          <w:p w:rsidR="00820973" w:rsidRPr="0017332F" w:rsidRDefault="00820973" w:rsidP="00820973">
            <w:pPr>
              <w:jc w:val="center"/>
              <w:rPr>
                <w:sz w:val="18"/>
                <w:szCs w:val="18"/>
              </w:rPr>
            </w:pPr>
            <w:r w:rsidRPr="0017332F">
              <w:rPr>
                <w:rFonts w:hint="eastAsia"/>
                <w:sz w:val="18"/>
                <w:szCs w:val="18"/>
              </w:rPr>
              <w:t>0.83</w:t>
            </w:r>
          </w:p>
        </w:tc>
      </w:tr>
      <w:tr w:rsidR="0084294A" w:rsidRPr="0017332F" w:rsidTr="00AD2BF9">
        <w:trPr>
          <w:trHeight w:val="424"/>
          <w:jc w:val="center"/>
        </w:trPr>
        <w:tc>
          <w:tcPr>
            <w:tcW w:w="630" w:type="dxa"/>
            <w:vAlign w:val="center"/>
          </w:tcPr>
          <w:p w:rsidR="00820973" w:rsidRPr="0017332F" w:rsidRDefault="00820973" w:rsidP="00820973">
            <w:pPr>
              <w:jc w:val="center"/>
              <w:rPr>
                <w:sz w:val="18"/>
                <w:szCs w:val="18"/>
              </w:rPr>
            </w:pPr>
            <w:r w:rsidRPr="0017332F">
              <w:rPr>
                <w:sz w:val="18"/>
                <w:szCs w:val="18"/>
              </w:rPr>
              <w:t>地震</w:t>
            </w:r>
            <w:r w:rsidRPr="0017332F">
              <w:rPr>
                <w:rFonts w:hint="eastAsia"/>
                <w:sz w:val="18"/>
                <w:szCs w:val="18"/>
              </w:rPr>
              <w:t>工况</w:t>
            </w:r>
          </w:p>
        </w:tc>
        <w:tc>
          <w:tcPr>
            <w:tcW w:w="567" w:type="dxa"/>
            <w:vAlign w:val="center"/>
          </w:tcPr>
          <w:p w:rsidR="00820973" w:rsidRPr="0017332F" w:rsidRDefault="00820973" w:rsidP="00820973">
            <w:pPr>
              <w:jc w:val="center"/>
              <w:rPr>
                <w:sz w:val="18"/>
                <w:szCs w:val="18"/>
              </w:rPr>
            </w:pPr>
            <w:r w:rsidRPr="0017332F">
              <w:rPr>
                <w:rFonts w:hint="eastAsia"/>
                <w:sz w:val="18"/>
                <w:szCs w:val="18"/>
              </w:rPr>
              <w:t>1.23</w:t>
            </w:r>
          </w:p>
        </w:tc>
        <w:tc>
          <w:tcPr>
            <w:tcW w:w="567" w:type="dxa"/>
            <w:vAlign w:val="center"/>
          </w:tcPr>
          <w:p w:rsidR="00820973" w:rsidRPr="0017332F" w:rsidRDefault="00820973" w:rsidP="00820973">
            <w:pPr>
              <w:jc w:val="center"/>
              <w:rPr>
                <w:sz w:val="18"/>
                <w:szCs w:val="18"/>
              </w:rPr>
            </w:pPr>
            <w:r w:rsidRPr="0017332F">
              <w:rPr>
                <w:rFonts w:hint="eastAsia"/>
                <w:sz w:val="18"/>
                <w:szCs w:val="18"/>
              </w:rPr>
              <w:t>0.49</w:t>
            </w:r>
          </w:p>
        </w:tc>
        <w:tc>
          <w:tcPr>
            <w:tcW w:w="567" w:type="dxa"/>
            <w:vAlign w:val="center"/>
          </w:tcPr>
          <w:p w:rsidR="00820973" w:rsidRPr="0017332F" w:rsidRDefault="00820973" w:rsidP="00820973">
            <w:pPr>
              <w:jc w:val="center"/>
              <w:rPr>
                <w:sz w:val="18"/>
                <w:szCs w:val="18"/>
              </w:rPr>
            </w:pPr>
            <w:r w:rsidRPr="0017332F">
              <w:rPr>
                <w:rFonts w:hint="eastAsia"/>
                <w:sz w:val="18"/>
                <w:szCs w:val="18"/>
              </w:rPr>
              <w:t>1.17</w:t>
            </w:r>
          </w:p>
        </w:tc>
        <w:tc>
          <w:tcPr>
            <w:tcW w:w="567" w:type="dxa"/>
            <w:vAlign w:val="center"/>
          </w:tcPr>
          <w:p w:rsidR="00820973" w:rsidRPr="0017332F" w:rsidRDefault="00820973" w:rsidP="00820973">
            <w:pPr>
              <w:jc w:val="center"/>
              <w:rPr>
                <w:sz w:val="18"/>
                <w:szCs w:val="18"/>
              </w:rPr>
            </w:pPr>
            <w:r w:rsidRPr="0017332F">
              <w:rPr>
                <w:rFonts w:hint="eastAsia"/>
                <w:sz w:val="18"/>
                <w:szCs w:val="18"/>
              </w:rPr>
              <w:t>0.40</w:t>
            </w:r>
          </w:p>
        </w:tc>
        <w:tc>
          <w:tcPr>
            <w:tcW w:w="567" w:type="dxa"/>
            <w:vAlign w:val="center"/>
          </w:tcPr>
          <w:p w:rsidR="00820973" w:rsidRPr="0017332F" w:rsidRDefault="00820973" w:rsidP="00820973">
            <w:pPr>
              <w:jc w:val="center"/>
              <w:rPr>
                <w:sz w:val="18"/>
                <w:szCs w:val="18"/>
              </w:rPr>
            </w:pPr>
            <w:r w:rsidRPr="0017332F">
              <w:rPr>
                <w:rFonts w:hint="eastAsia"/>
                <w:sz w:val="18"/>
                <w:szCs w:val="18"/>
              </w:rPr>
              <w:t>1.13</w:t>
            </w:r>
          </w:p>
        </w:tc>
        <w:tc>
          <w:tcPr>
            <w:tcW w:w="567" w:type="dxa"/>
            <w:vAlign w:val="center"/>
          </w:tcPr>
          <w:p w:rsidR="00820973" w:rsidRPr="0017332F" w:rsidRDefault="00820973" w:rsidP="00820973">
            <w:pPr>
              <w:jc w:val="center"/>
              <w:rPr>
                <w:sz w:val="18"/>
                <w:szCs w:val="18"/>
              </w:rPr>
            </w:pPr>
            <w:r w:rsidRPr="0017332F">
              <w:rPr>
                <w:rFonts w:hint="eastAsia"/>
                <w:sz w:val="18"/>
                <w:szCs w:val="18"/>
              </w:rPr>
              <w:t>0.88</w:t>
            </w:r>
          </w:p>
        </w:tc>
        <w:tc>
          <w:tcPr>
            <w:tcW w:w="567" w:type="dxa"/>
            <w:vAlign w:val="center"/>
          </w:tcPr>
          <w:p w:rsidR="00820973" w:rsidRPr="0017332F" w:rsidRDefault="00820973" w:rsidP="00820973">
            <w:pPr>
              <w:jc w:val="center"/>
              <w:rPr>
                <w:sz w:val="18"/>
                <w:szCs w:val="18"/>
              </w:rPr>
            </w:pPr>
            <w:r w:rsidRPr="0017332F">
              <w:rPr>
                <w:rFonts w:hint="eastAsia"/>
                <w:sz w:val="18"/>
                <w:szCs w:val="18"/>
              </w:rPr>
              <w:t>1.33</w:t>
            </w:r>
          </w:p>
        </w:tc>
        <w:tc>
          <w:tcPr>
            <w:tcW w:w="567" w:type="dxa"/>
            <w:vAlign w:val="center"/>
          </w:tcPr>
          <w:p w:rsidR="00820973" w:rsidRPr="0017332F" w:rsidRDefault="00820973" w:rsidP="00820973">
            <w:pPr>
              <w:jc w:val="center"/>
              <w:rPr>
                <w:sz w:val="18"/>
                <w:szCs w:val="18"/>
              </w:rPr>
            </w:pPr>
            <w:r w:rsidRPr="0017332F">
              <w:rPr>
                <w:rFonts w:hint="eastAsia"/>
                <w:sz w:val="18"/>
                <w:szCs w:val="18"/>
              </w:rPr>
              <w:t>0.87</w:t>
            </w:r>
          </w:p>
        </w:tc>
      </w:tr>
    </w:tbl>
    <w:p w:rsidR="00820973" w:rsidRPr="00D92A83" w:rsidRDefault="00820973" w:rsidP="0017332F">
      <w:pPr>
        <w:pStyle w:val="af4"/>
        <w:spacing w:afterLines="0"/>
        <w:rPr>
          <w:kern w:val="0"/>
        </w:rPr>
      </w:pPr>
      <w:r w:rsidRPr="0017332F">
        <w:rPr>
          <w:rFonts w:eastAsia="宋体"/>
          <w:b w:val="0"/>
          <w:color w:val="000000"/>
          <w:sz w:val="18"/>
          <w:szCs w:val="18"/>
        </w:rPr>
        <w:t>表</w:t>
      </w:r>
      <w:r w:rsidR="0017332F">
        <w:rPr>
          <w:rFonts w:eastAsia="宋体" w:hint="eastAsia"/>
          <w:b w:val="0"/>
          <w:color w:val="000000"/>
          <w:sz w:val="18"/>
          <w:szCs w:val="18"/>
        </w:rPr>
        <w:t>4.</w:t>
      </w:r>
      <w:r w:rsidR="00483746">
        <w:rPr>
          <w:rFonts w:eastAsia="宋体" w:hint="eastAsia"/>
          <w:b w:val="0"/>
          <w:color w:val="000000"/>
          <w:sz w:val="18"/>
          <w:szCs w:val="18"/>
        </w:rPr>
        <w:t>3</w:t>
      </w:r>
      <w:r w:rsidR="0017332F">
        <w:rPr>
          <w:rFonts w:eastAsia="宋体" w:hint="eastAsia"/>
          <w:b w:val="0"/>
          <w:color w:val="000000"/>
          <w:sz w:val="18"/>
          <w:szCs w:val="18"/>
        </w:rPr>
        <w:t xml:space="preserve">  </w:t>
      </w:r>
      <w:r w:rsidRPr="0017332F">
        <w:rPr>
          <w:rFonts w:eastAsia="宋体" w:hint="eastAsia"/>
          <w:b w:val="0"/>
          <w:color w:val="000000"/>
          <w:sz w:val="18"/>
          <w:szCs w:val="18"/>
        </w:rPr>
        <w:t>通航孔</w:t>
      </w:r>
      <w:r w:rsidRPr="0017332F">
        <w:rPr>
          <w:rFonts w:eastAsia="宋体"/>
          <w:b w:val="0"/>
          <w:color w:val="000000"/>
          <w:sz w:val="18"/>
          <w:szCs w:val="18"/>
        </w:rPr>
        <w:t>结构最大主</w:t>
      </w:r>
      <w:r w:rsidRPr="0017332F">
        <w:rPr>
          <w:rFonts w:eastAsia="宋体" w:hint="eastAsia"/>
          <w:b w:val="0"/>
          <w:color w:val="000000"/>
          <w:sz w:val="18"/>
          <w:szCs w:val="18"/>
        </w:rPr>
        <w:t>拉</w:t>
      </w:r>
      <w:r w:rsidRPr="0017332F">
        <w:rPr>
          <w:rFonts w:eastAsia="宋体"/>
          <w:b w:val="0"/>
          <w:color w:val="000000"/>
          <w:sz w:val="18"/>
          <w:szCs w:val="18"/>
        </w:rPr>
        <w:t>应力计算成果表（</w:t>
      </w:r>
      <w:r w:rsidRPr="0017332F">
        <w:rPr>
          <w:rFonts w:eastAsia="宋体"/>
          <w:b w:val="0"/>
          <w:color w:val="000000"/>
          <w:sz w:val="18"/>
          <w:szCs w:val="18"/>
        </w:rPr>
        <w:t>MPa</w:t>
      </w:r>
      <w:r w:rsidRPr="0017332F">
        <w:rPr>
          <w:rFonts w:eastAsia="宋体"/>
          <w:b w:val="0"/>
          <w:color w:val="000000"/>
          <w:sz w:val="18"/>
          <w:szCs w:val="18"/>
        </w:rPr>
        <w:t>）</w:t>
      </w:r>
    </w:p>
    <w:tbl>
      <w:tblPr>
        <w:tblW w:w="5228" w:type="pct"/>
        <w:jc w:val="center"/>
        <w:tblInd w:w="0" w:type="dxa"/>
        <w:tblBorders>
          <w:top w:val="single" w:sz="12" w:space="0" w:color="auto"/>
          <w:bottom w:val="single" w:sz="12" w:space="0" w:color="auto"/>
        </w:tblBorders>
        <w:tblLayout w:type="fixed"/>
        <w:tblLook w:val="04A0" w:firstRow="1" w:lastRow="0" w:firstColumn="1" w:lastColumn="0" w:noHBand="0" w:noVBand="1"/>
      </w:tblPr>
      <w:tblGrid>
        <w:gridCol w:w="609"/>
        <w:gridCol w:w="539"/>
        <w:gridCol w:w="540"/>
        <w:gridCol w:w="540"/>
        <w:gridCol w:w="540"/>
        <w:gridCol w:w="540"/>
        <w:gridCol w:w="540"/>
        <w:gridCol w:w="540"/>
        <w:gridCol w:w="540"/>
      </w:tblGrid>
      <w:tr w:rsidR="00820973" w:rsidRPr="0017332F" w:rsidTr="00DD7D86">
        <w:trPr>
          <w:trHeight w:val="409"/>
          <w:jc w:val="center"/>
        </w:trPr>
        <w:tc>
          <w:tcPr>
            <w:tcW w:w="643" w:type="dxa"/>
            <w:vMerge w:val="restart"/>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计算</w:t>
            </w:r>
          </w:p>
          <w:p w:rsidR="00820973" w:rsidRPr="0017332F" w:rsidRDefault="00820973" w:rsidP="00820973">
            <w:pPr>
              <w:jc w:val="center"/>
              <w:rPr>
                <w:sz w:val="18"/>
                <w:szCs w:val="18"/>
              </w:rPr>
            </w:pPr>
            <w:r w:rsidRPr="0017332F">
              <w:rPr>
                <w:sz w:val="18"/>
                <w:szCs w:val="18"/>
              </w:rPr>
              <w:t>工况</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上游底板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下游底板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闸墩</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交通桥</w:t>
            </w:r>
          </w:p>
        </w:tc>
      </w:tr>
      <w:tr w:rsidR="00DD7D86" w:rsidRPr="0017332F" w:rsidTr="00DD7D86">
        <w:trPr>
          <w:trHeight w:val="382"/>
          <w:jc w:val="center"/>
        </w:trPr>
        <w:tc>
          <w:tcPr>
            <w:tcW w:w="643" w:type="dxa"/>
            <w:vMerge/>
            <w:tcBorders>
              <w:top w:val="nil"/>
              <w:bottom w:val="single" w:sz="12" w:space="0" w:color="auto"/>
            </w:tcBorders>
            <w:vAlign w:val="center"/>
          </w:tcPr>
          <w:p w:rsidR="00820973" w:rsidRPr="0017332F" w:rsidRDefault="00820973" w:rsidP="00820973">
            <w:pPr>
              <w:jc w:val="center"/>
              <w:rPr>
                <w:sz w:val="18"/>
                <w:szCs w:val="18"/>
              </w:rPr>
            </w:pP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边墩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缝墩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底层</w:t>
            </w:r>
          </w:p>
        </w:tc>
      </w:tr>
      <w:tr w:rsidR="00DD7D86" w:rsidRPr="0017332F" w:rsidTr="00DD7D86">
        <w:trPr>
          <w:trHeight w:val="329"/>
          <w:jc w:val="center"/>
        </w:trPr>
        <w:tc>
          <w:tcPr>
            <w:tcW w:w="643" w:type="dxa"/>
            <w:tcBorders>
              <w:top w:val="single" w:sz="12" w:space="0" w:color="auto"/>
            </w:tcBorders>
            <w:vAlign w:val="center"/>
          </w:tcPr>
          <w:p w:rsidR="00820973" w:rsidRPr="0017332F" w:rsidRDefault="00820973" w:rsidP="00820973">
            <w:pPr>
              <w:jc w:val="center"/>
              <w:rPr>
                <w:sz w:val="18"/>
                <w:szCs w:val="18"/>
              </w:rPr>
            </w:pPr>
            <w:r w:rsidRPr="0017332F">
              <w:rPr>
                <w:sz w:val="18"/>
                <w:szCs w:val="18"/>
              </w:rPr>
              <w:t>正向设计</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1.87</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0.57</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2.14</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0.67</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0.59</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0.62</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0.71</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1.57</w:t>
            </w:r>
          </w:p>
        </w:tc>
      </w:tr>
      <w:tr w:rsidR="00DD7D86" w:rsidRPr="0017332F" w:rsidTr="00DD7D86">
        <w:trPr>
          <w:trHeight w:val="329"/>
          <w:jc w:val="center"/>
        </w:trPr>
        <w:tc>
          <w:tcPr>
            <w:tcW w:w="643" w:type="dxa"/>
            <w:vAlign w:val="center"/>
          </w:tcPr>
          <w:p w:rsidR="00820973" w:rsidRPr="0017332F" w:rsidRDefault="00820973" w:rsidP="00820973">
            <w:pPr>
              <w:jc w:val="center"/>
              <w:rPr>
                <w:sz w:val="18"/>
                <w:szCs w:val="18"/>
              </w:rPr>
            </w:pPr>
            <w:r w:rsidRPr="0017332F">
              <w:rPr>
                <w:sz w:val="18"/>
                <w:szCs w:val="18"/>
              </w:rPr>
              <w:lastRenderedPageBreak/>
              <w:t>正向校核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1.77</w:t>
            </w:r>
          </w:p>
        </w:tc>
        <w:tc>
          <w:tcPr>
            <w:tcW w:w="567" w:type="dxa"/>
            <w:vAlign w:val="center"/>
          </w:tcPr>
          <w:p w:rsidR="00820973" w:rsidRPr="0017332F" w:rsidRDefault="00820973" w:rsidP="00820973">
            <w:pPr>
              <w:jc w:val="center"/>
              <w:rPr>
                <w:sz w:val="18"/>
                <w:szCs w:val="18"/>
              </w:rPr>
            </w:pPr>
            <w:r w:rsidRPr="0017332F">
              <w:rPr>
                <w:rFonts w:hint="eastAsia"/>
                <w:sz w:val="18"/>
                <w:szCs w:val="18"/>
              </w:rPr>
              <w:t>0.41</w:t>
            </w:r>
          </w:p>
        </w:tc>
        <w:tc>
          <w:tcPr>
            <w:tcW w:w="567" w:type="dxa"/>
            <w:vAlign w:val="center"/>
          </w:tcPr>
          <w:p w:rsidR="00820973" w:rsidRPr="0017332F" w:rsidRDefault="00820973" w:rsidP="00820973">
            <w:pPr>
              <w:jc w:val="center"/>
              <w:rPr>
                <w:sz w:val="18"/>
                <w:szCs w:val="18"/>
              </w:rPr>
            </w:pPr>
            <w:r w:rsidRPr="0017332F">
              <w:rPr>
                <w:rFonts w:hint="eastAsia"/>
                <w:sz w:val="18"/>
                <w:szCs w:val="18"/>
              </w:rPr>
              <w:t>2.11</w:t>
            </w:r>
          </w:p>
        </w:tc>
        <w:tc>
          <w:tcPr>
            <w:tcW w:w="567" w:type="dxa"/>
            <w:vAlign w:val="center"/>
          </w:tcPr>
          <w:p w:rsidR="00820973" w:rsidRPr="0017332F" w:rsidRDefault="00820973" w:rsidP="00820973">
            <w:pPr>
              <w:jc w:val="center"/>
              <w:rPr>
                <w:sz w:val="18"/>
                <w:szCs w:val="18"/>
              </w:rPr>
            </w:pPr>
            <w:r w:rsidRPr="0017332F">
              <w:rPr>
                <w:rFonts w:hint="eastAsia"/>
                <w:sz w:val="18"/>
                <w:szCs w:val="18"/>
              </w:rPr>
              <w:t>0.62</w:t>
            </w:r>
          </w:p>
        </w:tc>
        <w:tc>
          <w:tcPr>
            <w:tcW w:w="567" w:type="dxa"/>
            <w:vAlign w:val="center"/>
          </w:tcPr>
          <w:p w:rsidR="00820973" w:rsidRPr="0017332F" w:rsidRDefault="00820973" w:rsidP="00820973">
            <w:pPr>
              <w:jc w:val="center"/>
              <w:rPr>
                <w:sz w:val="18"/>
                <w:szCs w:val="18"/>
              </w:rPr>
            </w:pPr>
            <w:r w:rsidRPr="0017332F">
              <w:rPr>
                <w:rFonts w:hint="eastAsia"/>
                <w:sz w:val="18"/>
                <w:szCs w:val="18"/>
              </w:rPr>
              <w:t>0.65</w:t>
            </w:r>
          </w:p>
        </w:tc>
        <w:tc>
          <w:tcPr>
            <w:tcW w:w="567" w:type="dxa"/>
            <w:vAlign w:val="center"/>
          </w:tcPr>
          <w:p w:rsidR="00820973" w:rsidRPr="0017332F" w:rsidRDefault="00820973" w:rsidP="00820973">
            <w:pPr>
              <w:jc w:val="center"/>
              <w:rPr>
                <w:sz w:val="18"/>
                <w:szCs w:val="18"/>
              </w:rPr>
            </w:pPr>
            <w:r w:rsidRPr="0017332F">
              <w:rPr>
                <w:rFonts w:hint="eastAsia"/>
                <w:sz w:val="18"/>
                <w:szCs w:val="18"/>
              </w:rPr>
              <w:t>0.73</w:t>
            </w:r>
          </w:p>
        </w:tc>
        <w:tc>
          <w:tcPr>
            <w:tcW w:w="567" w:type="dxa"/>
            <w:vAlign w:val="center"/>
          </w:tcPr>
          <w:p w:rsidR="00820973" w:rsidRPr="0017332F" w:rsidRDefault="00820973" w:rsidP="00820973">
            <w:pPr>
              <w:jc w:val="center"/>
              <w:rPr>
                <w:sz w:val="18"/>
                <w:szCs w:val="18"/>
              </w:rPr>
            </w:pPr>
            <w:r w:rsidRPr="0017332F">
              <w:rPr>
                <w:rFonts w:hint="eastAsia"/>
                <w:sz w:val="18"/>
                <w:szCs w:val="18"/>
              </w:rPr>
              <w:t>0.46</w:t>
            </w:r>
          </w:p>
        </w:tc>
        <w:tc>
          <w:tcPr>
            <w:tcW w:w="567" w:type="dxa"/>
            <w:vAlign w:val="center"/>
          </w:tcPr>
          <w:p w:rsidR="00820973" w:rsidRPr="0017332F" w:rsidRDefault="00820973" w:rsidP="00820973">
            <w:pPr>
              <w:jc w:val="center"/>
              <w:rPr>
                <w:sz w:val="18"/>
                <w:szCs w:val="18"/>
              </w:rPr>
            </w:pPr>
            <w:r w:rsidRPr="0017332F">
              <w:rPr>
                <w:rFonts w:hint="eastAsia"/>
                <w:sz w:val="18"/>
                <w:szCs w:val="18"/>
              </w:rPr>
              <w:t>1.60</w:t>
            </w:r>
          </w:p>
        </w:tc>
      </w:tr>
      <w:tr w:rsidR="00DD7D86" w:rsidRPr="0017332F" w:rsidTr="00DD7D86">
        <w:trPr>
          <w:trHeight w:val="329"/>
          <w:jc w:val="center"/>
        </w:trPr>
        <w:tc>
          <w:tcPr>
            <w:tcW w:w="643" w:type="dxa"/>
            <w:vAlign w:val="center"/>
          </w:tcPr>
          <w:p w:rsidR="00820973" w:rsidRPr="0017332F" w:rsidRDefault="00820973" w:rsidP="00820973">
            <w:pPr>
              <w:jc w:val="center"/>
              <w:rPr>
                <w:sz w:val="18"/>
                <w:szCs w:val="18"/>
              </w:rPr>
            </w:pPr>
            <w:r w:rsidRPr="0017332F">
              <w:rPr>
                <w:sz w:val="18"/>
                <w:szCs w:val="18"/>
              </w:rPr>
              <w:t>反向设计</w:t>
            </w:r>
          </w:p>
        </w:tc>
        <w:tc>
          <w:tcPr>
            <w:tcW w:w="567" w:type="dxa"/>
            <w:vAlign w:val="center"/>
          </w:tcPr>
          <w:p w:rsidR="00820973" w:rsidRPr="0017332F" w:rsidRDefault="00820973" w:rsidP="00820973">
            <w:pPr>
              <w:jc w:val="center"/>
              <w:rPr>
                <w:sz w:val="18"/>
                <w:szCs w:val="18"/>
              </w:rPr>
            </w:pPr>
            <w:r w:rsidRPr="0017332F">
              <w:rPr>
                <w:rFonts w:hint="eastAsia"/>
                <w:sz w:val="18"/>
                <w:szCs w:val="18"/>
              </w:rPr>
              <w:t>1.54</w:t>
            </w:r>
          </w:p>
        </w:tc>
        <w:tc>
          <w:tcPr>
            <w:tcW w:w="567" w:type="dxa"/>
            <w:vAlign w:val="center"/>
          </w:tcPr>
          <w:p w:rsidR="00820973" w:rsidRPr="0017332F" w:rsidRDefault="00820973" w:rsidP="00820973">
            <w:pPr>
              <w:jc w:val="center"/>
              <w:rPr>
                <w:sz w:val="18"/>
                <w:szCs w:val="18"/>
              </w:rPr>
            </w:pPr>
            <w:r w:rsidRPr="0017332F">
              <w:rPr>
                <w:rFonts w:hint="eastAsia"/>
                <w:sz w:val="18"/>
                <w:szCs w:val="18"/>
              </w:rPr>
              <w:t>0.53</w:t>
            </w:r>
          </w:p>
        </w:tc>
        <w:tc>
          <w:tcPr>
            <w:tcW w:w="567" w:type="dxa"/>
            <w:vAlign w:val="center"/>
          </w:tcPr>
          <w:p w:rsidR="00820973" w:rsidRPr="0017332F" w:rsidRDefault="00820973" w:rsidP="00820973">
            <w:pPr>
              <w:jc w:val="center"/>
              <w:rPr>
                <w:sz w:val="18"/>
                <w:szCs w:val="18"/>
              </w:rPr>
            </w:pPr>
            <w:r w:rsidRPr="0017332F">
              <w:rPr>
                <w:rFonts w:hint="eastAsia"/>
                <w:sz w:val="18"/>
                <w:szCs w:val="18"/>
              </w:rPr>
              <w:t>1.39</w:t>
            </w:r>
          </w:p>
        </w:tc>
        <w:tc>
          <w:tcPr>
            <w:tcW w:w="567" w:type="dxa"/>
            <w:vAlign w:val="center"/>
          </w:tcPr>
          <w:p w:rsidR="00820973" w:rsidRPr="0017332F" w:rsidRDefault="00820973" w:rsidP="00820973">
            <w:pPr>
              <w:jc w:val="center"/>
              <w:rPr>
                <w:sz w:val="18"/>
                <w:szCs w:val="18"/>
              </w:rPr>
            </w:pPr>
            <w:r w:rsidRPr="0017332F">
              <w:rPr>
                <w:rFonts w:hint="eastAsia"/>
                <w:sz w:val="18"/>
                <w:szCs w:val="18"/>
              </w:rPr>
              <w:t>0.46</w:t>
            </w:r>
          </w:p>
        </w:tc>
        <w:tc>
          <w:tcPr>
            <w:tcW w:w="567" w:type="dxa"/>
            <w:vAlign w:val="center"/>
          </w:tcPr>
          <w:p w:rsidR="00820973" w:rsidRPr="0017332F" w:rsidRDefault="00820973" w:rsidP="00820973">
            <w:pPr>
              <w:jc w:val="center"/>
              <w:rPr>
                <w:sz w:val="18"/>
                <w:szCs w:val="18"/>
              </w:rPr>
            </w:pPr>
            <w:r w:rsidRPr="0017332F">
              <w:rPr>
                <w:rFonts w:hint="eastAsia"/>
                <w:sz w:val="18"/>
                <w:szCs w:val="18"/>
              </w:rPr>
              <w:t>0.56</w:t>
            </w:r>
          </w:p>
        </w:tc>
        <w:tc>
          <w:tcPr>
            <w:tcW w:w="567" w:type="dxa"/>
            <w:vAlign w:val="center"/>
          </w:tcPr>
          <w:p w:rsidR="00820973" w:rsidRPr="0017332F" w:rsidRDefault="00820973" w:rsidP="00820973">
            <w:pPr>
              <w:jc w:val="center"/>
              <w:rPr>
                <w:sz w:val="18"/>
                <w:szCs w:val="18"/>
              </w:rPr>
            </w:pPr>
            <w:r w:rsidRPr="0017332F">
              <w:rPr>
                <w:rFonts w:hint="eastAsia"/>
                <w:sz w:val="18"/>
                <w:szCs w:val="18"/>
              </w:rPr>
              <w:t>0.48</w:t>
            </w:r>
          </w:p>
        </w:tc>
        <w:tc>
          <w:tcPr>
            <w:tcW w:w="567" w:type="dxa"/>
            <w:vAlign w:val="center"/>
          </w:tcPr>
          <w:p w:rsidR="00820973" w:rsidRPr="0017332F" w:rsidRDefault="00820973" w:rsidP="00820973">
            <w:pPr>
              <w:jc w:val="center"/>
              <w:rPr>
                <w:sz w:val="18"/>
                <w:szCs w:val="18"/>
              </w:rPr>
            </w:pPr>
            <w:r w:rsidRPr="0017332F">
              <w:rPr>
                <w:rFonts w:hint="eastAsia"/>
                <w:sz w:val="18"/>
                <w:szCs w:val="18"/>
              </w:rPr>
              <w:t>0.59</w:t>
            </w:r>
          </w:p>
        </w:tc>
        <w:tc>
          <w:tcPr>
            <w:tcW w:w="567" w:type="dxa"/>
            <w:vAlign w:val="center"/>
          </w:tcPr>
          <w:p w:rsidR="00820973" w:rsidRPr="0017332F" w:rsidRDefault="00820973" w:rsidP="00820973">
            <w:pPr>
              <w:jc w:val="center"/>
              <w:rPr>
                <w:sz w:val="18"/>
                <w:szCs w:val="18"/>
              </w:rPr>
            </w:pPr>
            <w:r w:rsidRPr="0017332F">
              <w:rPr>
                <w:rFonts w:hint="eastAsia"/>
                <w:sz w:val="18"/>
                <w:szCs w:val="18"/>
              </w:rPr>
              <w:t>1.42</w:t>
            </w:r>
          </w:p>
        </w:tc>
      </w:tr>
      <w:tr w:rsidR="00DD7D86" w:rsidRPr="0017332F" w:rsidTr="00DD7D86">
        <w:trPr>
          <w:trHeight w:val="329"/>
          <w:jc w:val="center"/>
        </w:trPr>
        <w:tc>
          <w:tcPr>
            <w:tcW w:w="643" w:type="dxa"/>
            <w:vAlign w:val="center"/>
          </w:tcPr>
          <w:p w:rsidR="00820973" w:rsidRPr="0017332F" w:rsidRDefault="00820973" w:rsidP="00820973">
            <w:pPr>
              <w:jc w:val="center"/>
              <w:rPr>
                <w:sz w:val="18"/>
                <w:szCs w:val="18"/>
              </w:rPr>
            </w:pPr>
            <w:r w:rsidRPr="0017332F">
              <w:rPr>
                <w:sz w:val="18"/>
                <w:szCs w:val="18"/>
              </w:rPr>
              <w:t>反向校核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1.53</w:t>
            </w:r>
          </w:p>
        </w:tc>
        <w:tc>
          <w:tcPr>
            <w:tcW w:w="567" w:type="dxa"/>
            <w:vAlign w:val="center"/>
          </w:tcPr>
          <w:p w:rsidR="00820973" w:rsidRPr="0017332F" w:rsidRDefault="00820973" w:rsidP="00820973">
            <w:pPr>
              <w:jc w:val="center"/>
              <w:rPr>
                <w:sz w:val="18"/>
                <w:szCs w:val="18"/>
              </w:rPr>
            </w:pPr>
            <w:r w:rsidRPr="0017332F">
              <w:rPr>
                <w:rFonts w:hint="eastAsia"/>
                <w:sz w:val="18"/>
                <w:szCs w:val="18"/>
              </w:rPr>
              <w:t>0.73</w:t>
            </w:r>
          </w:p>
        </w:tc>
        <w:tc>
          <w:tcPr>
            <w:tcW w:w="567" w:type="dxa"/>
            <w:vAlign w:val="center"/>
          </w:tcPr>
          <w:p w:rsidR="00820973" w:rsidRPr="0017332F" w:rsidRDefault="00820973" w:rsidP="00820973">
            <w:pPr>
              <w:jc w:val="center"/>
              <w:rPr>
                <w:sz w:val="18"/>
                <w:szCs w:val="18"/>
              </w:rPr>
            </w:pPr>
            <w:r w:rsidRPr="0017332F">
              <w:rPr>
                <w:rFonts w:hint="eastAsia"/>
                <w:sz w:val="18"/>
                <w:szCs w:val="18"/>
              </w:rPr>
              <w:t>1.48</w:t>
            </w:r>
          </w:p>
        </w:tc>
        <w:tc>
          <w:tcPr>
            <w:tcW w:w="567" w:type="dxa"/>
            <w:vAlign w:val="center"/>
          </w:tcPr>
          <w:p w:rsidR="00820973" w:rsidRPr="0017332F" w:rsidRDefault="00820973" w:rsidP="00820973">
            <w:pPr>
              <w:jc w:val="center"/>
              <w:rPr>
                <w:sz w:val="18"/>
                <w:szCs w:val="18"/>
              </w:rPr>
            </w:pPr>
            <w:r w:rsidRPr="0017332F">
              <w:rPr>
                <w:rFonts w:hint="eastAsia"/>
                <w:sz w:val="18"/>
                <w:szCs w:val="18"/>
              </w:rPr>
              <w:t>0.39</w:t>
            </w:r>
          </w:p>
        </w:tc>
        <w:tc>
          <w:tcPr>
            <w:tcW w:w="567" w:type="dxa"/>
            <w:vAlign w:val="center"/>
          </w:tcPr>
          <w:p w:rsidR="00820973" w:rsidRPr="0017332F" w:rsidRDefault="00820973" w:rsidP="00820973">
            <w:pPr>
              <w:jc w:val="center"/>
              <w:rPr>
                <w:sz w:val="18"/>
                <w:szCs w:val="18"/>
              </w:rPr>
            </w:pPr>
            <w:r w:rsidRPr="0017332F">
              <w:rPr>
                <w:rFonts w:hint="eastAsia"/>
                <w:sz w:val="18"/>
                <w:szCs w:val="18"/>
              </w:rPr>
              <w:t>0.57</w:t>
            </w:r>
          </w:p>
        </w:tc>
        <w:tc>
          <w:tcPr>
            <w:tcW w:w="567" w:type="dxa"/>
            <w:vAlign w:val="center"/>
          </w:tcPr>
          <w:p w:rsidR="00820973" w:rsidRPr="0017332F" w:rsidRDefault="00820973" w:rsidP="00820973">
            <w:pPr>
              <w:jc w:val="center"/>
              <w:rPr>
                <w:sz w:val="18"/>
                <w:szCs w:val="18"/>
              </w:rPr>
            </w:pPr>
            <w:r w:rsidRPr="0017332F">
              <w:rPr>
                <w:rFonts w:hint="eastAsia"/>
                <w:sz w:val="18"/>
                <w:szCs w:val="18"/>
              </w:rPr>
              <w:t>0.49</w:t>
            </w:r>
          </w:p>
        </w:tc>
        <w:tc>
          <w:tcPr>
            <w:tcW w:w="567" w:type="dxa"/>
            <w:vAlign w:val="center"/>
          </w:tcPr>
          <w:p w:rsidR="00820973" w:rsidRPr="0017332F" w:rsidRDefault="00820973" w:rsidP="00820973">
            <w:pPr>
              <w:jc w:val="center"/>
              <w:rPr>
                <w:sz w:val="18"/>
                <w:szCs w:val="18"/>
              </w:rPr>
            </w:pPr>
            <w:r w:rsidRPr="0017332F">
              <w:rPr>
                <w:rFonts w:hint="eastAsia"/>
                <w:sz w:val="18"/>
                <w:szCs w:val="18"/>
              </w:rPr>
              <w:t>0.70</w:t>
            </w:r>
          </w:p>
        </w:tc>
        <w:tc>
          <w:tcPr>
            <w:tcW w:w="567" w:type="dxa"/>
            <w:vAlign w:val="center"/>
          </w:tcPr>
          <w:p w:rsidR="00820973" w:rsidRPr="0017332F" w:rsidRDefault="00820973" w:rsidP="00820973">
            <w:pPr>
              <w:jc w:val="center"/>
              <w:rPr>
                <w:sz w:val="18"/>
                <w:szCs w:val="18"/>
              </w:rPr>
            </w:pPr>
            <w:r w:rsidRPr="0017332F">
              <w:rPr>
                <w:rFonts w:hint="eastAsia"/>
                <w:sz w:val="18"/>
                <w:szCs w:val="18"/>
              </w:rPr>
              <w:t>1.42</w:t>
            </w:r>
          </w:p>
        </w:tc>
      </w:tr>
      <w:tr w:rsidR="00DD7D86" w:rsidRPr="0017332F" w:rsidTr="00DD7D86">
        <w:trPr>
          <w:trHeight w:val="329"/>
          <w:jc w:val="center"/>
        </w:trPr>
        <w:tc>
          <w:tcPr>
            <w:tcW w:w="643" w:type="dxa"/>
            <w:vAlign w:val="center"/>
          </w:tcPr>
          <w:p w:rsidR="00820973" w:rsidRPr="0017332F" w:rsidRDefault="00820973" w:rsidP="00820973">
            <w:pPr>
              <w:jc w:val="center"/>
              <w:rPr>
                <w:sz w:val="18"/>
                <w:szCs w:val="18"/>
              </w:rPr>
            </w:pPr>
            <w:r w:rsidRPr="0017332F">
              <w:rPr>
                <w:sz w:val="18"/>
                <w:szCs w:val="18"/>
              </w:rPr>
              <w:t>地震</w:t>
            </w:r>
            <w:r w:rsidRPr="0017332F">
              <w:rPr>
                <w:rFonts w:hint="eastAsia"/>
                <w:sz w:val="18"/>
                <w:szCs w:val="18"/>
              </w:rPr>
              <w:t>工况</w:t>
            </w:r>
          </w:p>
        </w:tc>
        <w:tc>
          <w:tcPr>
            <w:tcW w:w="567" w:type="dxa"/>
            <w:vAlign w:val="center"/>
          </w:tcPr>
          <w:p w:rsidR="00820973" w:rsidRPr="0017332F" w:rsidRDefault="00820973" w:rsidP="00820973">
            <w:pPr>
              <w:jc w:val="center"/>
              <w:rPr>
                <w:sz w:val="18"/>
                <w:szCs w:val="18"/>
              </w:rPr>
            </w:pPr>
            <w:r w:rsidRPr="0017332F">
              <w:rPr>
                <w:rFonts w:hint="eastAsia"/>
                <w:sz w:val="18"/>
                <w:szCs w:val="18"/>
              </w:rPr>
              <w:t>1.58</w:t>
            </w:r>
          </w:p>
        </w:tc>
        <w:tc>
          <w:tcPr>
            <w:tcW w:w="567" w:type="dxa"/>
            <w:vAlign w:val="center"/>
          </w:tcPr>
          <w:p w:rsidR="00820973" w:rsidRPr="0017332F" w:rsidRDefault="00820973" w:rsidP="00820973">
            <w:pPr>
              <w:jc w:val="center"/>
              <w:rPr>
                <w:sz w:val="18"/>
                <w:szCs w:val="18"/>
              </w:rPr>
            </w:pPr>
            <w:r w:rsidRPr="0017332F">
              <w:rPr>
                <w:rFonts w:hint="eastAsia"/>
                <w:sz w:val="18"/>
                <w:szCs w:val="18"/>
              </w:rPr>
              <w:t>0.52</w:t>
            </w:r>
          </w:p>
        </w:tc>
        <w:tc>
          <w:tcPr>
            <w:tcW w:w="567" w:type="dxa"/>
            <w:vAlign w:val="center"/>
          </w:tcPr>
          <w:p w:rsidR="00820973" w:rsidRPr="0017332F" w:rsidRDefault="00820973" w:rsidP="00820973">
            <w:pPr>
              <w:jc w:val="center"/>
              <w:rPr>
                <w:sz w:val="18"/>
                <w:szCs w:val="18"/>
              </w:rPr>
            </w:pPr>
            <w:r w:rsidRPr="0017332F">
              <w:rPr>
                <w:rFonts w:hint="eastAsia"/>
                <w:sz w:val="18"/>
                <w:szCs w:val="18"/>
              </w:rPr>
              <w:t>1.53</w:t>
            </w:r>
          </w:p>
        </w:tc>
        <w:tc>
          <w:tcPr>
            <w:tcW w:w="567" w:type="dxa"/>
            <w:vAlign w:val="center"/>
          </w:tcPr>
          <w:p w:rsidR="00820973" w:rsidRPr="0017332F" w:rsidRDefault="00820973" w:rsidP="00820973">
            <w:pPr>
              <w:jc w:val="center"/>
              <w:rPr>
                <w:sz w:val="18"/>
                <w:szCs w:val="18"/>
              </w:rPr>
            </w:pPr>
            <w:r w:rsidRPr="0017332F">
              <w:rPr>
                <w:rFonts w:hint="eastAsia"/>
                <w:sz w:val="18"/>
                <w:szCs w:val="18"/>
              </w:rPr>
              <w:t>0.42</w:t>
            </w:r>
          </w:p>
        </w:tc>
        <w:tc>
          <w:tcPr>
            <w:tcW w:w="567" w:type="dxa"/>
            <w:vAlign w:val="center"/>
          </w:tcPr>
          <w:p w:rsidR="00820973" w:rsidRPr="0017332F" w:rsidRDefault="00820973" w:rsidP="00820973">
            <w:pPr>
              <w:jc w:val="center"/>
              <w:rPr>
                <w:sz w:val="18"/>
                <w:szCs w:val="18"/>
              </w:rPr>
            </w:pPr>
            <w:r w:rsidRPr="0017332F">
              <w:rPr>
                <w:rFonts w:hint="eastAsia"/>
                <w:sz w:val="18"/>
                <w:szCs w:val="18"/>
              </w:rPr>
              <w:t>0.56</w:t>
            </w:r>
          </w:p>
        </w:tc>
        <w:tc>
          <w:tcPr>
            <w:tcW w:w="567" w:type="dxa"/>
            <w:vAlign w:val="center"/>
          </w:tcPr>
          <w:p w:rsidR="00820973" w:rsidRPr="0017332F" w:rsidRDefault="00820973" w:rsidP="00820973">
            <w:pPr>
              <w:jc w:val="center"/>
              <w:rPr>
                <w:sz w:val="18"/>
                <w:szCs w:val="18"/>
              </w:rPr>
            </w:pPr>
            <w:r w:rsidRPr="0017332F">
              <w:rPr>
                <w:rFonts w:hint="eastAsia"/>
                <w:sz w:val="18"/>
                <w:szCs w:val="18"/>
              </w:rPr>
              <w:t>0.51</w:t>
            </w:r>
          </w:p>
        </w:tc>
        <w:tc>
          <w:tcPr>
            <w:tcW w:w="567" w:type="dxa"/>
            <w:vAlign w:val="center"/>
          </w:tcPr>
          <w:p w:rsidR="00820973" w:rsidRPr="0017332F" w:rsidRDefault="00820973" w:rsidP="00820973">
            <w:pPr>
              <w:jc w:val="center"/>
              <w:rPr>
                <w:sz w:val="18"/>
                <w:szCs w:val="18"/>
              </w:rPr>
            </w:pPr>
            <w:r w:rsidRPr="0017332F">
              <w:rPr>
                <w:rFonts w:hint="eastAsia"/>
                <w:sz w:val="18"/>
                <w:szCs w:val="18"/>
              </w:rPr>
              <w:t>0.69</w:t>
            </w:r>
          </w:p>
        </w:tc>
        <w:tc>
          <w:tcPr>
            <w:tcW w:w="567" w:type="dxa"/>
            <w:vAlign w:val="center"/>
          </w:tcPr>
          <w:p w:rsidR="00820973" w:rsidRPr="0017332F" w:rsidRDefault="00820973" w:rsidP="00820973">
            <w:pPr>
              <w:jc w:val="center"/>
              <w:rPr>
                <w:sz w:val="18"/>
                <w:szCs w:val="18"/>
              </w:rPr>
            </w:pPr>
            <w:r w:rsidRPr="0017332F">
              <w:rPr>
                <w:rFonts w:hint="eastAsia"/>
                <w:sz w:val="18"/>
                <w:szCs w:val="18"/>
              </w:rPr>
              <w:t>1.09</w:t>
            </w:r>
          </w:p>
        </w:tc>
      </w:tr>
    </w:tbl>
    <w:p w:rsidR="0084294A" w:rsidRDefault="0084294A" w:rsidP="0017332F">
      <w:pPr>
        <w:pStyle w:val="af4"/>
        <w:spacing w:afterLines="0"/>
        <w:rPr>
          <w:rFonts w:eastAsia="宋体" w:hint="eastAsia"/>
          <w:b w:val="0"/>
          <w:color w:val="000000"/>
          <w:sz w:val="18"/>
          <w:szCs w:val="18"/>
        </w:rPr>
      </w:pPr>
    </w:p>
    <w:p w:rsidR="0084294A" w:rsidRDefault="0084294A" w:rsidP="0017332F">
      <w:pPr>
        <w:pStyle w:val="af4"/>
        <w:spacing w:afterLines="0"/>
        <w:rPr>
          <w:rFonts w:eastAsia="宋体" w:hint="eastAsia"/>
          <w:b w:val="0"/>
          <w:color w:val="000000"/>
          <w:sz w:val="18"/>
          <w:szCs w:val="18"/>
        </w:rPr>
      </w:pPr>
    </w:p>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17332F">
        <w:rPr>
          <w:rFonts w:eastAsia="宋体" w:hint="eastAsia"/>
          <w:b w:val="0"/>
          <w:color w:val="000000"/>
          <w:sz w:val="18"/>
          <w:szCs w:val="18"/>
        </w:rPr>
        <w:t>4.</w:t>
      </w:r>
      <w:r w:rsidR="00483746">
        <w:rPr>
          <w:rFonts w:eastAsia="宋体" w:hint="eastAsia"/>
          <w:b w:val="0"/>
          <w:color w:val="000000"/>
          <w:sz w:val="18"/>
          <w:szCs w:val="18"/>
        </w:rPr>
        <w:t>4</w:t>
      </w:r>
      <w:r w:rsidR="0017332F">
        <w:rPr>
          <w:rFonts w:eastAsia="宋体" w:hint="eastAsia"/>
          <w:b w:val="0"/>
          <w:color w:val="000000"/>
          <w:sz w:val="18"/>
          <w:szCs w:val="18"/>
        </w:rPr>
        <w:t xml:space="preserve">  </w:t>
      </w:r>
      <w:r w:rsidRPr="0017332F">
        <w:rPr>
          <w:rFonts w:eastAsia="宋体" w:hint="eastAsia"/>
          <w:b w:val="0"/>
          <w:color w:val="000000"/>
          <w:sz w:val="18"/>
          <w:szCs w:val="18"/>
        </w:rPr>
        <w:t>单联泄洪孔</w:t>
      </w:r>
      <w:r w:rsidRPr="0017332F">
        <w:rPr>
          <w:rFonts w:eastAsia="宋体"/>
          <w:b w:val="0"/>
          <w:color w:val="000000"/>
          <w:sz w:val="18"/>
          <w:szCs w:val="18"/>
        </w:rPr>
        <w:t>结构最大主</w:t>
      </w:r>
      <w:r w:rsidRPr="0017332F">
        <w:rPr>
          <w:rFonts w:eastAsia="宋体" w:hint="eastAsia"/>
          <w:b w:val="0"/>
          <w:color w:val="000000"/>
          <w:sz w:val="18"/>
          <w:szCs w:val="18"/>
        </w:rPr>
        <w:t>压</w:t>
      </w:r>
      <w:r w:rsidRPr="0017332F">
        <w:rPr>
          <w:rFonts w:eastAsia="宋体"/>
          <w:b w:val="0"/>
          <w:color w:val="000000"/>
          <w:sz w:val="18"/>
          <w:szCs w:val="18"/>
        </w:rPr>
        <w:t>应力计算成果表（</w:t>
      </w:r>
      <w:r w:rsidRPr="0017332F">
        <w:rPr>
          <w:rFonts w:eastAsia="宋体"/>
          <w:b w:val="0"/>
          <w:color w:val="000000"/>
          <w:sz w:val="18"/>
          <w:szCs w:val="18"/>
        </w:rPr>
        <w:t>MPa</w:t>
      </w:r>
      <w:r w:rsidRPr="0017332F">
        <w:rPr>
          <w:rFonts w:eastAsia="宋体"/>
          <w:b w:val="0"/>
          <w:color w:val="000000"/>
          <w:sz w:val="18"/>
          <w:szCs w:val="18"/>
        </w:rPr>
        <w:t>）</w:t>
      </w:r>
    </w:p>
    <w:tbl>
      <w:tblPr>
        <w:tblW w:w="5228" w:type="pct"/>
        <w:jc w:val="center"/>
        <w:tblInd w:w="0" w:type="dxa"/>
        <w:tblBorders>
          <w:top w:val="single" w:sz="12" w:space="0" w:color="auto"/>
          <w:bottom w:val="single" w:sz="12" w:space="0" w:color="auto"/>
        </w:tblBorders>
        <w:tblLayout w:type="fixed"/>
        <w:tblLook w:val="04A0" w:firstRow="1" w:lastRow="0" w:firstColumn="1" w:lastColumn="0" w:noHBand="0" w:noVBand="1"/>
      </w:tblPr>
      <w:tblGrid>
        <w:gridCol w:w="634"/>
        <w:gridCol w:w="536"/>
        <w:gridCol w:w="536"/>
        <w:gridCol w:w="537"/>
        <w:gridCol w:w="537"/>
        <w:gridCol w:w="537"/>
        <w:gridCol w:w="537"/>
        <w:gridCol w:w="537"/>
        <w:gridCol w:w="537"/>
      </w:tblGrid>
      <w:tr w:rsidR="00820973" w:rsidRPr="0017332F" w:rsidTr="00DD7D86">
        <w:trPr>
          <w:trHeight w:val="299"/>
          <w:jc w:val="center"/>
        </w:trPr>
        <w:tc>
          <w:tcPr>
            <w:tcW w:w="675" w:type="dxa"/>
            <w:vMerge w:val="restart"/>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计算</w:t>
            </w:r>
          </w:p>
          <w:p w:rsidR="00820973" w:rsidRPr="0017332F" w:rsidRDefault="00820973" w:rsidP="00820973">
            <w:pPr>
              <w:jc w:val="center"/>
              <w:rPr>
                <w:sz w:val="18"/>
                <w:szCs w:val="18"/>
              </w:rPr>
            </w:pPr>
            <w:r w:rsidRPr="0017332F">
              <w:rPr>
                <w:sz w:val="18"/>
                <w:szCs w:val="18"/>
              </w:rPr>
              <w:t>工况</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上游底板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下游底板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闸墩</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交通桥</w:t>
            </w:r>
          </w:p>
        </w:tc>
      </w:tr>
      <w:tr w:rsidR="00820973" w:rsidRPr="0017332F" w:rsidTr="00DD7D86">
        <w:trPr>
          <w:jc w:val="center"/>
        </w:trPr>
        <w:tc>
          <w:tcPr>
            <w:tcW w:w="675" w:type="dxa"/>
            <w:vMerge/>
            <w:tcBorders>
              <w:top w:val="nil"/>
              <w:bottom w:val="single" w:sz="12" w:space="0" w:color="auto"/>
            </w:tcBorders>
            <w:vAlign w:val="center"/>
          </w:tcPr>
          <w:p w:rsidR="00820973" w:rsidRPr="0017332F" w:rsidRDefault="00820973" w:rsidP="00820973">
            <w:pPr>
              <w:jc w:val="center"/>
              <w:rPr>
                <w:sz w:val="18"/>
                <w:szCs w:val="18"/>
              </w:rPr>
            </w:pP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边墩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缝墩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底层</w:t>
            </w:r>
          </w:p>
        </w:tc>
      </w:tr>
      <w:tr w:rsidR="00820973" w:rsidRPr="0017332F" w:rsidTr="00DD7D86">
        <w:trPr>
          <w:trHeight w:val="329"/>
          <w:jc w:val="center"/>
        </w:trPr>
        <w:tc>
          <w:tcPr>
            <w:tcW w:w="675" w:type="dxa"/>
            <w:tcBorders>
              <w:top w:val="single" w:sz="12" w:space="0" w:color="auto"/>
            </w:tcBorders>
            <w:vAlign w:val="center"/>
          </w:tcPr>
          <w:p w:rsidR="00820973" w:rsidRPr="0017332F" w:rsidRDefault="00820973" w:rsidP="00820973">
            <w:pPr>
              <w:jc w:val="center"/>
              <w:rPr>
                <w:sz w:val="18"/>
                <w:szCs w:val="18"/>
              </w:rPr>
            </w:pPr>
            <w:r w:rsidRPr="0017332F">
              <w:rPr>
                <w:sz w:val="18"/>
                <w:szCs w:val="18"/>
              </w:rPr>
              <w:t>正向设计</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1.39</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2.73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2.07</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2.78</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2.77</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3.53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1.47</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1.66</w:t>
            </w:r>
          </w:p>
        </w:tc>
      </w:tr>
      <w:tr w:rsidR="00820973" w:rsidRPr="0017332F" w:rsidTr="00DD7D86">
        <w:trPr>
          <w:trHeight w:val="329"/>
          <w:jc w:val="center"/>
        </w:trPr>
        <w:tc>
          <w:tcPr>
            <w:tcW w:w="675" w:type="dxa"/>
            <w:vAlign w:val="center"/>
          </w:tcPr>
          <w:p w:rsidR="00820973" w:rsidRPr="0017332F" w:rsidRDefault="00820973" w:rsidP="00820973">
            <w:pPr>
              <w:jc w:val="center"/>
              <w:rPr>
                <w:sz w:val="18"/>
                <w:szCs w:val="18"/>
              </w:rPr>
            </w:pPr>
            <w:r w:rsidRPr="0017332F">
              <w:rPr>
                <w:sz w:val="18"/>
                <w:szCs w:val="18"/>
              </w:rPr>
              <w:t>正向校核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1.99</w:t>
            </w:r>
          </w:p>
        </w:tc>
        <w:tc>
          <w:tcPr>
            <w:tcW w:w="567" w:type="dxa"/>
            <w:vAlign w:val="center"/>
          </w:tcPr>
          <w:p w:rsidR="00820973" w:rsidRPr="0017332F" w:rsidRDefault="00820973" w:rsidP="00820973">
            <w:pPr>
              <w:jc w:val="center"/>
              <w:rPr>
                <w:sz w:val="18"/>
                <w:szCs w:val="18"/>
              </w:rPr>
            </w:pPr>
            <w:r w:rsidRPr="0017332F">
              <w:rPr>
                <w:rFonts w:hint="eastAsia"/>
                <w:sz w:val="18"/>
                <w:szCs w:val="18"/>
              </w:rPr>
              <w:t>2.81</w:t>
            </w:r>
          </w:p>
        </w:tc>
        <w:tc>
          <w:tcPr>
            <w:tcW w:w="567" w:type="dxa"/>
            <w:vAlign w:val="center"/>
          </w:tcPr>
          <w:p w:rsidR="00820973" w:rsidRPr="0017332F" w:rsidRDefault="00820973" w:rsidP="00820973">
            <w:pPr>
              <w:jc w:val="center"/>
              <w:rPr>
                <w:sz w:val="18"/>
                <w:szCs w:val="18"/>
              </w:rPr>
            </w:pPr>
            <w:r w:rsidRPr="0017332F">
              <w:rPr>
                <w:rFonts w:hint="eastAsia"/>
                <w:sz w:val="18"/>
                <w:szCs w:val="18"/>
              </w:rPr>
              <w:t>2.48</w:t>
            </w:r>
          </w:p>
        </w:tc>
        <w:tc>
          <w:tcPr>
            <w:tcW w:w="567" w:type="dxa"/>
            <w:vAlign w:val="center"/>
          </w:tcPr>
          <w:p w:rsidR="00820973" w:rsidRPr="0017332F" w:rsidRDefault="00820973" w:rsidP="00820973">
            <w:pPr>
              <w:jc w:val="center"/>
              <w:rPr>
                <w:sz w:val="18"/>
                <w:szCs w:val="18"/>
              </w:rPr>
            </w:pPr>
            <w:r w:rsidRPr="0017332F">
              <w:rPr>
                <w:rFonts w:hint="eastAsia"/>
                <w:sz w:val="18"/>
                <w:szCs w:val="18"/>
              </w:rPr>
              <w:t>2.60</w:t>
            </w:r>
          </w:p>
        </w:tc>
        <w:tc>
          <w:tcPr>
            <w:tcW w:w="567" w:type="dxa"/>
            <w:vAlign w:val="center"/>
          </w:tcPr>
          <w:p w:rsidR="00820973" w:rsidRPr="0017332F" w:rsidRDefault="00820973" w:rsidP="00820973">
            <w:pPr>
              <w:jc w:val="center"/>
              <w:rPr>
                <w:sz w:val="18"/>
                <w:szCs w:val="18"/>
              </w:rPr>
            </w:pPr>
            <w:r w:rsidRPr="0017332F">
              <w:rPr>
                <w:rFonts w:hint="eastAsia"/>
                <w:sz w:val="18"/>
                <w:szCs w:val="18"/>
              </w:rPr>
              <w:t>3.49</w:t>
            </w:r>
          </w:p>
        </w:tc>
        <w:tc>
          <w:tcPr>
            <w:tcW w:w="567" w:type="dxa"/>
            <w:vAlign w:val="center"/>
          </w:tcPr>
          <w:p w:rsidR="00820973" w:rsidRPr="0017332F" w:rsidRDefault="00820973" w:rsidP="00820973">
            <w:pPr>
              <w:jc w:val="center"/>
              <w:rPr>
                <w:sz w:val="18"/>
                <w:szCs w:val="18"/>
              </w:rPr>
            </w:pPr>
            <w:r w:rsidRPr="0017332F">
              <w:rPr>
                <w:rFonts w:hint="eastAsia"/>
                <w:sz w:val="18"/>
                <w:szCs w:val="18"/>
              </w:rPr>
              <w:t>2.69</w:t>
            </w:r>
          </w:p>
        </w:tc>
        <w:tc>
          <w:tcPr>
            <w:tcW w:w="567" w:type="dxa"/>
            <w:vAlign w:val="center"/>
          </w:tcPr>
          <w:p w:rsidR="00820973" w:rsidRPr="0017332F" w:rsidRDefault="00820973" w:rsidP="00820973">
            <w:pPr>
              <w:jc w:val="center"/>
              <w:rPr>
                <w:sz w:val="18"/>
                <w:szCs w:val="18"/>
              </w:rPr>
            </w:pPr>
            <w:r w:rsidRPr="0017332F">
              <w:rPr>
                <w:rFonts w:hint="eastAsia"/>
                <w:sz w:val="18"/>
                <w:szCs w:val="18"/>
              </w:rPr>
              <w:t>1.83</w:t>
            </w:r>
          </w:p>
        </w:tc>
        <w:tc>
          <w:tcPr>
            <w:tcW w:w="567" w:type="dxa"/>
            <w:vAlign w:val="center"/>
          </w:tcPr>
          <w:p w:rsidR="00820973" w:rsidRPr="0017332F" w:rsidRDefault="00820973" w:rsidP="00820973">
            <w:pPr>
              <w:jc w:val="center"/>
              <w:rPr>
                <w:sz w:val="18"/>
                <w:szCs w:val="18"/>
              </w:rPr>
            </w:pPr>
            <w:r w:rsidRPr="0017332F">
              <w:rPr>
                <w:rFonts w:hint="eastAsia"/>
                <w:sz w:val="18"/>
                <w:szCs w:val="18"/>
              </w:rPr>
              <w:t>1.67</w:t>
            </w:r>
          </w:p>
        </w:tc>
      </w:tr>
      <w:tr w:rsidR="00820973" w:rsidRPr="0017332F" w:rsidTr="00DD7D86">
        <w:trPr>
          <w:trHeight w:val="329"/>
          <w:jc w:val="center"/>
        </w:trPr>
        <w:tc>
          <w:tcPr>
            <w:tcW w:w="675" w:type="dxa"/>
            <w:vAlign w:val="center"/>
          </w:tcPr>
          <w:p w:rsidR="00820973" w:rsidRPr="0017332F" w:rsidRDefault="00820973" w:rsidP="00820973">
            <w:pPr>
              <w:jc w:val="center"/>
              <w:rPr>
                <w:sz w:val="18"/>
                <w:szCs w:val="18"/>
              </w:rPr>
            </w:pPr>
            <w:r w:rsidRPr="0017332F">
              <w:rPr>
                <w:sz w:val="18"/>
                <w:szCs w:val="18"/>
              </w:rPr>
              <w:t>反向设计</w:t>
            </w:r>
          </w:p>
        </w:tc>
        <w:tc>
          <w:tcPr>
            <w:tcW w:w="567" w:type="dxa"/>
            <w:vAlign w:val="center"/>
          </w:tcPr>
          <w:p w:rsidR="00820973" w:rsidRPr="0017332F" w:rsidRDefault="00820973" w:rsidP="00820973">
            <w:pPr>
              <w:jc w:val="center"/>
              <w:rPr>
                <w:sz w:val="18"/>
                <w:szCs w:val="18"/>
              </w:rPr>
            </w:pPr>
            <w:r w:rsidRPr="0017332F">
              <w:rPr>
                <w:rFonts w:hint="eastAsia"/>
                <w:sz w:val="18"/>
                <w:szCs w:val="18"/>
              </w:rPr>
              <w:t>1.26</w:t>
            </w:r>
          </w:p>
        </w:tc>
        <w:tc>
          <w:tcPr>
            <w:tcW w:w="567" w:type="dxa"/>
            <w:vAlign w:val="center"/>
          </w:tcPr>
          <w:p w:rsidR="00820973" w:rsidRPr="0017332F" w:rsidRDefault="00820973" w:rsidP="00820973">
            <w:pPr>
              <w:jc w:val="center"/>
              <w:rPr>
                <w:sz w:val="18"/>
                <w:szCs w:val="18"/>
              </w:rPr>
            </w:pPr>
            <w:r w:rsidRPr="0017332F">
              <w:rPr>
                <w:rFonts w:hint="eastAsia"/>
                <w:sz w:val="18"/>
                <w:szCs w:val="18"/>
              </w:rPr>
              <w:t>2.31</w:t>
            </w:r>
          </w:p>
        </w:tc>
        <w:tc>
          <w:tcPr>
            <w:tcW w:w="567" w:type="dxa"/>
            <w:vAlign w:val="center"/>
          </w:tcPr>
          <w:p w:rsidR="00820973" w:rsidRPr="0017332F" w:rsidRDefault="00820973" w:rsidP="00820973">
            <w:pPr>
              <w:jc w:val="center"/>
              <w:rPr>
                <w:sz w:val="18"/>
                <w:szCs w:val="18"/>
              </w:rPr>
            </w:pPr>
            <w:r w:rsidRPr="0017332F">
              <w:rPr>
                <w:rFonts w:hint="eastAsia"/>
                <w:sz w:val="18"/>
                <w:szCs w:val="18"/>
              </w:rPr>
              <w:t>1.29</w:t>
            </w:r>
          </w:p>
        </w:tc>
        <w:tc>
          <w:tcPr>
            <w:tcW w:w="567" w:type="dxa"/>
            <w:vAlign w:val="center"/>
          </w:tcPr>
          <w:p w:rsidR="00820973" w:rsidRPr="0017332F" w:rsidRDefault="00820973" w:rsidP="00820973">
            <w:pPr>
              <w:jc w:val="center"/>
              <w:rPr>
                <w:sz w:val="18"/>
                <w:szCs w:val="18"/>
              </w:rPr>
            </w:pPr>
            <w:r w:rsidRPr="0017332F">
              <w:rPr>
                <w:rFonts w:hint="eastAsia"/>
                <w:sz w:val="18"/>
                <w:szCs w:val="18"/>
              </w:rPr>
              <w:t>2.14</w:t>
            </w:r>
          </w:p>
        </w:tc>
        <w:tc>
          <w:tcPr>
            <w:tcW w:w="567" w:type="dxa"/>
            <w:vAlign w:val="center"/>
          </w:tcPr>
          <w:p w:rsidR="00820973" w:rsidRPr="0017332F" w:rsidRDefault="00820973" w:rsidP="00820973">
            <w:pPr>
              <w:jc w:val="center"/>
              <w:rPr>
                <w:sz w:val="18"/>
                <w:szCs w:val="18"/>
              </w:rPr>
            </w:pPr>
            <w:r w:rsidRPr="0017332F">
              <w:rPr>
                <w:rFonts w:hint="eastAsia"/>
                <w:sz w:val="18"/>
                <w:szCs w:val="18"/>
              </w:rPr>
              <w:t>3.03</w:t>
            </w:r>
          </w:p>
        </w:tc>
        <w:tc>
          <w:tcPr>
            <w:tcW w:w="567" w:type="dxa"/>
            <w:vAlign w:val="center"/>
          </w:tcPr>
          <w:p w:rsidR="00820973" w:rsidRPr="0017332F" w:rsidRDefault="00820973" w:rsidP="00820973">
            <w:pPr>
              <w:jc w:val="center"/>
              <w:rPr>
                <w:sz w:val="18"/>
                <w:szCs w:val="18"/>
              </w:rPr>
            </w:pPr>
            <w:r w:rsidRPr="0017332F">
              <w:rPr>
                <w:rFonts w:hint="eastAsia"/>
                <w:sz w:val="18"/>
                <w:szCs w:val="18"/>
              </w:rPr>
              <w:t>2.82</w:t>
            </w:r>
          </w:p>
        </w:tc>
        <w:tc>
          <w:tcPr>
            <w:tcW w:w="567" w:type="dxa"/>
            <w:vAlign w:val="center"/>
          </w:tcPr>
          <w:p w:rsidR="00820973" w:rsidRPr="0017332F" w:rsidRDefault="00820973" w:rsidP="00820973">
            <w:pPr>
              <w:jc w:val="center"/>
              <w:rPr>
                <w:sz w:val="18"/>
                <w:szCs w:val="18"/>
              </w:rPr>
            </w:pPr>
            <w:r w:rsidRPr="0017332F">
              <w:rPr>
                <w:rFonts w:hint="eastAsia"/>
                <w:sz w:val="18"/>
                <w:szCs w:val="18"/>
              </w:rPr>
              <w:t>1.04</w:t>
            </w:r>
          </w:p>
        </w:tc>
        <w:tc>
          <w:tcPr>
            <w:tcW w:w="567" w:type="dxa"/>
            <w:vAlign w:val="center"/>
          </w:tcPr>
          <w:p w:rsidR="00820973" w:rsidRPr="0017332F" w:rsidRDefault="00820973" w:rsidP="00820973">
            <w:pPr>
              <w:jc w:val="center"/>
              <w:rPr>
                <w:sz w:val="18"/>
                <w:szCs w:val="18"/>
              </w:rPr>
            </w:pPr>
            <w:r w:rsidRPr="0017332F">
              <w:rPr>
                <w:rFonts w:hint="eastAsia"/>
                <w:sz w:val="18"/>
                <w:szCs w:val="18"/>
              </w:rPr>
              <w:t>1.08</w:t>
            </w:r>
          </w:p>
        </w:tc>
      </w:tr>
      <w:tr w:rsidR="00820973" w:rsidRPr="0017332F" w:rsidTr="00DD7D86">
        <w:trPr>
          <w:trHeight w:val="329"/>
          <w:jc w:val="center"/>
        </w:trPr>
        <w:tc>
          <w:tcPr>
            <w:tcW w:w="675" w:type="dxa"/>
            <w:vAlign w:val="center"/>
          </w:tcPr>
          <w:p w:rsidR="00820973" w:rsidRPr="0017332F" w:rsidRDefault="00820973" w:rsidP="00820973">
            <w:pPr>
              <w:jc w:val="center"/>
              <w:rPr>
                <w:sz w:val="18"/>
                <w:szCs w:val="18"/>
              </w:rPr>
            </w:pPr>
            <w:r w:rsidRPr="0017332F">
              <w:rPr>
                <w:sz w:val="18"/>
                <w:szCs w:val="18"/>
              </w:rPr>
              <w:t>反向校核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2.03</w:t>
            </w:r>
          </w:p>
        </w:tc>
        <w:tc>
          <w:tcPr>
            <w:tcW w:w="567" w:type="dxa"/>
            <w:vAlign w:val="center"/>
          </w:tcPr>
          <w:p w:rsidR="00820973" w:rsidRPr="0017332F" w:rsidRDefault="00820973" w:rsidP="00820973">
            <w:pPr>
              <w:jc w:val="center"/>
              <w:rPr>
                <w:sz w:val="18"/>
                <w:szCs w:val="18"/>
              </w:rPr>
            </w:pPr>
            <w:r w:rsidRPr="0017332F">
              <w:rPr>
                <w:rFonts w:hint="eastAsia"/>
                <w:sz w:val="18"/>
                <w:szCs w:val="18"/>
              </w:rPr>
              <w:t>2.31</w:t>
            </w:r>
          </w:p>
        </w:tc>
        <w:tc>
          <w:tcPr>
            <w:tcW w:w="567" w:type="dxa"/>
            <w:vAlign w:val="center"/>
          </w:tcPr>
          <w:p w:rsidR="00820973" w:rsidRPr="0017332F" w:rsidRDefault="00820973" w:rsidP="00820973">
            <w:pPr>
              <w:jc w:val="center"/>
              <w:rPr>
                <w:sz w:val="18"/>
                <w:szCs w:val="18"/>
              </w:rPr>
            </w:pPr>
            <w:r w:rsidRPr="0017332F">
              <w:rPr>
                <w:rFonts w:hint="eastAsia"/>
                <w:sz w:val="18"/>
                <w:szCs w:val="18"/>
              </w:rPr>
              <w:t>1.57</w:t>
            </w:r>
          </w:p>
        </w:tc>
        <w:tc>
          <w:tcPr>
            <w:tcW w:w="567" w:type="dxa"/>
            <w:vAlign w:val="center"/>
          </w:tcPr>
          <w:p w:rsidR="00820973" w:rsidRPr="0017332F" w:rsidRDefault="00820973" w:rsidP="00820973">
            <w:pPr>
              <w:jc w:val="center"/>
              <w:rPr>
                <w:sz w:val="18"/>
                <w:szCs w:val="18"/>
              </w:rPr>
            </w:pPr>
            <w:r w:rsidRPr="0017332F">
              <w:rPr>
                <w:rFonts w:hint="eastAsia"/>
                <w:sz w:val="18"/>
                <w:szCs w:val="18"/>
              </w:rPr>
              <w:t>2.14</w:t>
            </w:r>
          </w:p>
        </w:tc>
        <w:tc>
          <w:tcPr>
            <w:tcW w:w="567" w:type="dxa"/>
            <w:vAlign w:val="center"/>
          </w:tcPr>
          <w:p w:rsidR="00820973" w:rsidRPr="0017332F" w:rsidRDefault="00820973" w:rsidP="00820973">
            <w:pPr>
              <w:jc w:val="center"/>
              <w:rPr>
                <w:sz w:val="18"/>
                <w:szCs w:val="18"/>
              </w:rPr>
            </w:pPr>
            <w:r w:rsidRPr="0017332F">
              <w:rPr>
                <w:rFonts w:hint="eastAsia"/>
                <w:sz w:val="18"/>
                <w:szCs w:val="18"/>
              </w:rPr>
              <w:t>3.04</w:t>
            </w:r>
          </w:p>
        </w:tc>
        <w:tc>
          <w:tcPr>
            <w:tcW w:w="567" w:type="dxa"/>
            <w:vAlign w:val="center"/>
          </w:tcPr>
          <w:p w:rsidR="00820973" w:rsidRPr="0017332F" w:rsidRDefault="00820973" w:rsidP="00820973">
            <w:pPr>
              <w:jc w:val="center"/>
              <w:rPr>
                <w:sz w:val="18"/>
                <w:szCs w:val="18"/>
              </w:rPr>
            </w:pPr>
            <w:r w:rsidRPr="0017332F">
              <w:rPr>
                <w:rFonts w:hint="eastAsia"/>
                <w:sz w:val="18"/>
                <w:szCs w:val="18"/>
              </w:rPr>
              <w:t>2.83</w:t>
            </w:r>
          </w:p>
        </w:tc>
        <w:tc>
          <w:tcPr>
            <w:tcW w:w="567" w:type="dxa"/>
            <w:vAlign w:val="center"/>
          </w:tcPr>
          <w:p w:rsidR="00820973" w:rsidRPr="0017332F" w:rsidRDefault="00820973" w:rsidP="00820973">
            <w:pPr>
              <w:jc w:val="center"/>
              <w:rPr>
                <w:sz w:val="18"/>
                <w:szCs w:val="18"/>
              </w:rPr>
            </w:pPr>
            <w:r w:rsidRPr="0017332F">
              <w:rPr>
                <w:rFonts w:hint="eastAsia"/>
                <w:sz w:val="18"/>
                <w:szCs w:val="18"/>
              </w:rPr>
              <w:t>1.03</w:t>
            </w:r>
          </w:p>
        </w:tc>
        <w:tc>
          <w:tcPr>
            <w:tcW w:w="567" w:type="dxa"/>
            <w:vAlign w:val="center"/>
          </w:tcPr>
          <w:p w:rsidR="00820973" w:rsidRPr="0017332F" w:rsidRDefault="00820973" w:rsidP="00820973">
            <w:pPr>
              <w:jc w:val="center"/>
              <w:rPr>
                <w:sz w:val="18"/>
                <w:szCs w:val="18"/>
              </w:rPr>
            </w:pPr>
            <w:r w:rsidRPr="0017332F">
              <w:rPr>
                <w:rFonts w:hint="eastAsia"/>
                <w:sz w:val="18"/>
                <w:szCs w:val="18"/>
              </w:rPr>
              <w:t>1.40</w:t>
            </w:r>
          </w:p>
        </w:tc>
      </w:tr>
      <w:tr w:rsidR="00820973" w:rsidRPr="0017332F" w:rsidTr="00DD7D86">
        <w:trPr>
          <w:trHeight w:val="329"/>
          <w:jc w:val="center"/>
        </w:trPr>
        <w:tc>
          <w:tcPr>
            <w:tcW w:w="675" w:type="dxa"/>
            <w:vAlign w:val="center"/>
          </w:tcPr>
          <w:p w:rsidR="00820973" w:rsidRPr="0017332F" w:rsidRDefault="00820973" w:rsidP="00820973">
            <w:pPr>
              <w:jc w:val="center"/>
              <w:rPr>
                <w:sz w:val="18"/>
                <w:szCs w:val="18"/>
              </w:rPr>
            </w:pPr>
            <w:r w:rsidRPr="0017332F">
              <w:rPr>
                <w:sz w:val="18"/>
                <w:szCs w:val="18"/>
              </w:rPr>
              <w:t>地震</w:t>
            </w:r>
            <w:r w:rsidRPr="0017332F">
              <w:rPr>
                <w:rFonts w:hint="eastAsia"/>
                <w:sz w:val="18"/>
                <w:szCs w:val="18"/>
              </w:rPr>
              <w:t>工况</w:t>
            </w:r>
          </w:p>
        </w:tc>
        <w:tc>
          <w:tcPr>
            <w:tcW w:w="567" w:type="dxa"/>
            <w:vAlign w:val="center"/>
          </w:tcPr>
          <w:p w:rsidR="00820973" w:rsidRPr="0017332F" w:rsidRDefault="00820973" w:rsidP="00820973">
            <w:pPr>
              <w:jc w:val="center"/>
              <w:rPr>
                <w:sz w:val="18"/>
                <w:szCs w:val="18"/>
              </w:rPr>
            </w:pPr>
            <w:r w:rsidRPr="0017332F">
              <w:rPr>
                <w:rFonts w:hint="eastAsia"/>
                <w:sz w:val="18"/>
                <w:szCs w:val="18"/>
              </w:rPr>
              <w:t>2.09</w:t>
            </w:r>
          </w:p>
        </w:tc>
        <w:tc>
          <w:tcPr>
            <w:tcW w:w="567" w:type="dxa"/>
            <w:vAlign w:val="center"/>
          </w:tcPr>
          <w:p w:rsidR="00820973" w:rsidRPr="0017332F" w:rsidRDefault="00820973" w:rsidP="00820973">
            <w:pPr>
              <w:jc w:val="center"/>
              <w:rPr>
                <w:sz w:val="18"/>
                <w:szCs w:val="18"/>
              </w:rPr>
            </w:pPr>
            <w:r w:rsidRPr="0017332F">
              <w:rPr>
                <w:rFonts w:hint="eastAsia"/>
                <w:sz w:val="18"/>
                <w:szCs w:val="18"/>
              </w:rPr>
              <w:t>2.52</w:t>
            </w:r>
          </w:p>
        </w:tc>
        <w:tc>
          <w:tcPr>
            <w:tcW w:w="567" w:type="dxa"/>
            <w:vAlign w:val="center"/>
          </w:tcPr>
          <w:p w:rsidR="00820973" w:rsidRPr="0017332F" w:rsidRDefault="00820973" w:rsidP="00820973">
            <w:pPr>
              <w:jc w:val="center"/>
              <w:rPr>
                <w:sz w:val="18"/>
                <w:szCs w:val="18"/>
              </w:rPr>
            </w:pPr>
            <w:r w:rsidRPr="0017332F">
              <w:rPr>
                <w:rFonts w:hint="eastAsia"/>
                <w:sz w:val="18"/>
                <w:szCs w:val="18"/>
              </w:rPr>
              <w:t>1.80</w:t>
            </w:r>
          </w:p>
        </w:tc>
        <w:tc>
          <w:tcPr>
            <w:tcW w:w="567" w:type="dxa"/>
            <w:vAlign w:val="center"/>
          </w:tcPr>
          <w:p w:rsidR="00820973" w:rsidRPr="0017332F" w:rsidRDefault="00820973" w:rsidP="00820973">
            <w:pPr>
              <w:jc w:val="center"/>
              <w:rPr>
                <w:sz w:val="18"/>
                <w:szCs w:val="18"/>
              </w:rPr>
            </w:pPr>
            <w:r w:rsidRPr="0017332F">
              <w:rPr>
                <w:rFonts w:hint="eastAsia"/>
                <w:sz w:val="18"/>
                <w:szCs w:val="18"/>
              </w:rPr>
              <w:t>2.13</w:t>
            </w:r>
          </w:p>
        </w:tc>
        <w:tc>
          <w:tcPr>
            <w:tcW w:w="567" w:type="dxa"/>
            <w:vAlign w:val="center"/>
          </w:tcPr>
          <w:p w:rsidR="00820973" w:rsidRPr="0017332F" w:rsidRDefault="00820973" w:rsidP="00820973">
            <w:pPr>
              <w:jc w:val="center"/>
              <w:rPr>
                <w:sz w:val="18"/>
                <w:szCs w:val="18"/>
              </w:rPr>
            </w:pPr>
            <w:r w:rsidRPr="0017332F">
              <w:rPr>
                <w:rFonts w:hint="eastAsia"/>
                <w:sz w:val="18"/>
                <w:szCs w:val="18"/>
              </w:rPr>
              <w:t>3.34</w:t>
            </w:r>
          </w:p>
        </w:tc>
        <w:tc>
          <w:tcPr>
            <w:tcW w:w="567" w:type="dxa"/>
            <w:vAlign w:val="center"/>
          </w:tcPr>
          <w:p w:rsidR="00820973" w:rsidRPr="0017332F" w:rsidRDefault="00820973" w:rsidP="00820973">
            <w:pPr>
              <w:jc w:val="center"/>
              <w:rPr>
                <w:sz w:val="18"/>
                <w:szCs w:val="18"/>
              </w:rPr>
            </w:pPr>
            <w:r w:rsidRPr="0017332F">
              <w:rPr>
                <w:rFonts w:hint="eastAsia"/>
                <w:sz w:val="18"/>
                <w:szCs w:val="18"/>
              </w:rPr>
              <w:t>2.68</w:t>
            </w:r>
          </w:p>
        </w:tc>
        <w:tc>
          <w:tcPr>
            <w:tcW w:w="567" w:type="dxa"/>
            <w:vAlign w:val="center"/>
          </w:tcPr>
          <w:p w:rsidR="00820973" w:rsidRPr="0017332F" w:rsidRDefault="00820973" w:rsidP="00820973">
            <w:pPr>
              <w:jc w:val="center"/>
              <w:rPr>
                <w:sz w:val="18"/>
                <w:szCs w:val="18"/>
              </w:rPr>
            </w:pPr>
            <w:r w:rsidRPr="0017332F">
              <w:rPr>
                <w:rFonts w:hint="eastAsia"/>
                <w:sz w:val="18"/>
                <w:szCs w:val="18"/>
              </w:rPr>
              <w:t>1.08</w:t>
            </w:r>
          </w:p>
        </w:tc>
        <w:tc>
          <w:tcPr>
            <w:tcW w:w="567" w:type="dxa"/>
            <w:vAlign w:val="center"/>
          </w:tcPr>
          <w:p w:rsidR="00820973" w:rsidRPr="0017332F" w:rsidRDefault="00820973" w:rsidP="00820973">
            <w:pPr>
              <w:jc w:val="center"/>
              <w:rPr>
                <w:sz w:val="18"/>
                <w:szCs w:val="18"/>
              </w:rPr>
            </w:pPr>
            <w:r w:rsidRPr="0017332F">
              <w:rPr>
                <w:rFonts w:hint="eastAsia"/>
                <w:sz w:val="18"/>
                <w:szCs w:val="18"/>
              </w:rPr>
              <w:t>1.02</w:t>
            </w:r>
          </w:p>
        </w:tc>
      </w:tr>
    </w:tbl>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17332F">
        <w:rPr>
          <w:rFonts w:eastAsia="宋体" w:hint="eastAsia"/>
          <w:b w:val="0"/>
          <w:color w:val="000000"/>
          <w:sz w:val="18"/>
          <w:szCs w:val="18"/>
        </w:rPr>
        <w:t>4.</w:t>
      </w:r>
      <w:r w:rsidR="00483746">
        <w:rPr>
          <w:rFonts w:eastAsia="宋体" w:hint="eastAsia"/>
          <w:b w:val="0"/>
          <w:color w:val="000000"/>
          <w:sz w:val="18"/>
          <w:szCs w:val="18"/>
        </w:rPr>
        <w:t>5</w:t>
      </w:r>
      <w:r w:rsidR="0017332F">
        <w:rPr>
          <w:rFonts w:eastAsia="宋体" w:hint="eastAsia"/>
          <w:b w:val="0"/>
          <w:color w:val="000000"/>
          <w:sz w:val="18"/>
          <w:szCs w:val="18"/>
        </w:rPr>
        <w:t xml:space="preserve">  </w:t>
      </w:r>
      <w:r w:rsidRPr="0017332F">
        <w:rPr>
          <w:rFonts w:eastAsia="宋体" w:hint="eastAsia"/>
          <w:b w:val="0"/>
          <w:color w:val="000000"/>
          <w:sz w:val="18"/>
          <w:szCs w:val="18"/>
        </w:rPr>
        <w:t>双联泄洪孔</w:t>
      </w:r>
      <w:r w:rsidRPr="0017332F">
        <w:rPr>
          <w:rFonts w:eastAsia="宋体"/>
          <w:b w:val="0"/>
          <w:color w:val="000000"/>
          <w:sz w:val="18"/>
          <w:szCs w:val="18"/>
        </w:rPr>
        <w:t>结构最大主</w:t>
      </w:r>
      <w:r w:rsidRPr="0017332F">
        <w:rPr>
          <w:rFonts w:eastAsia="宋体" w:hint="eastAsia"/>
          <w:b w:val="0"/>
          <w:color w:val="000000"/>
          <w:sz w:val="18"/>
          <w:szCs w:val="18"/>
        </w:rPr>
        <w:t>压</w:t>
      </w:r>
      <w:r w:rsidRPr="0017332F">
        <w:rPr>
          <w:rFonts w:eastAsia="宋体"/>
          <w:b w:val="0"/>
          <w:color w:val="000000"/>
          <w:sz w:val="18"/>
          <w:szCs w:val="18"/>
        </w:rPr>
        <w:t>应力计算成果表（</w:t>
      </w:r>
      <w:r w:rsidRPr="0017332F">
        <w:rPr>
          <w:rFonts w:eastAsia="宋体"/>
          <w:b w:val="0"/>
          <w:color w:val="000000"/>
          <w:sz w:val="18"/>
          <w:szCs w:val="18"/>
        </w:rPr>
        <w:t>MPa</w:t>
      </w:r>
      <w:r w:rsidRPr="0017332F">
        <w:rPr>
          <w:rFonts w:eastAsia="宋体"/>
          <w:b w:val="0"/>
          <w:color w:val="000000"/>
          <w:sz w:val="18"/>
          <w:szCs w:val="18"/>
        </w:rPr>
        <w:t>）</w:t>
      </w:r>
    </w:p>
    <w:tbl>
      <w:tblPr>
        <w:tblW w:w="5228" w:type="pct"/>
        <w:jc w:val="center"/>
        <w:tblInd w:w="0" w:type="dxa"/>
        <w:tblBorders>
          <w:top w:val="single" w:sz="12" w:space="0" w:color="auto"/>
          <w:bottom w:val="single" w:sz="12" w:space="0" w:color="auto"/>
        </w:tblBorders>
        <w:tblLayout w:type="fixed"/>
        <w:tblLook w:val="04A0" w:firstRow="1" w:lastRow="0" w:firstColumn="1" w:lastColumn="0" w:noHBand="0" w:noVBand="1"/>
      </w:tblPr>
      <w:tblGrid>
        <w:gridCol w:w="576"/>
        <w:gridCol w:w="544"/>
        <w:gridCol w:w="544"/>
        <w:gridCol w:w="544"/>
        <w:gridCol w:w="544"/>
        <w:gridCol w:w="544"/>
        <w:gridCol w:w="544"/>
        <w:gridCol w:w="544"/>
        <w:gridCol w:w="544"/>
      </w:tblGrid>
      <w:tr w:rsidR="00820973" w:rsidRPr="0017332F" w:rsidTr="00DD7D86">
        <w:trPr>
          <w:trHeight w:val="368"/>
          <w:jc w:val="center"/>
        </w:trPr>
        <w:tc>
          <w:tcPr>
            <w:tcW w:w="602" w:type="dxa"/>
            <w:vMerge w:val="restart"/>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计算</w:t>
            </w:r>
          </w:p>
          <w:p w:rsidR="00820973" w:rsidRPr="0017332F" w:rsidRDefault="00820973" w:rsidP="00820973">
            <w:pPr>
              <w:jc w:val="center"/>
              <w:rPr>
                <w:sz w:val="18"/>
                <w:szCs w:val="18"/>
              </w:rPr>
            </w:pPr>
            <w:r w:rsidRPr="0017332F">
              <w:rPr>
                <w:sz w:val="18"/>
                <w:szCs w:val="18"/>
              </w:rPr>
              <w:t>工况</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上游底板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下游地板</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闸墩</w:t>
            </w:r>
          </w:p>
        </w:tc>
        <w:tc>
          <w:tcPr>
            <w:tcW w:w="567" w:type="dxa"/>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交通桥</w:t>
            </w:r>
          </w:p>
        </w:tc>
      </w:tr>
      <w:tr w:rsidR="00820973" w:rsidRPr="0017332F" w:rsidTr="00DD7D86">
        <w:trPr>
          <w:trHeight w:val="392"/>
          <w:jc w:val="center"/>
        </w:trPr>
        <w:tc>
          <w:tcPr>
            <w:tcW w:w="602" w:type="dxa"/>
            <w:vMerge/>
            <w:tcBorders>
              <w:top w:val="nil"/>
              <w:bottom w:val="single" w:sz="12" w:space="0" w:color="auto"/>
            </w:tcBorders>
            <w:vAlign w:val="center"/>
          </w:tcPr>
          <w:p w:rsidR="00820973" w:rsidRPr="0017332F" w:rsidRDefault="00820973" w:rsidP="00820973">
            <w:pPr>
              <w:jc w:val="center"/>
              <w:rPr>
                <w:sz w:val="18"/>
                <w:szCs w:val="18"/>
              </w:rPr>
            </w:pP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缝墩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中墩</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面层</w:t>
            </w:r>
          </w:p>
        </w:tc>
        <w:tc>
          <w:tcPr>
            <w:tcW w:w="567" w:type="dxa"/>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底层</w:t>
            </w:r>
          </w:p>
        </w:tc>
      </w:tr>
      <w:tr w:rsidR="00820973" w:rsidRPr="0017332F" w:rsidTr="00DD7D86">
        <w:trPr>
          <w:trHeight w:val="374"/>
          <w:jc w:val="center"/>
        </w:trPr>
        <w:tc>
          <w:tcPr>
            <w:tcW w:w="602" w:type="dxa"/>
            <w:tcBorders>
              <w:top w:val="single" w:sz="12" w:space="0" w:color="auto"/>
            </w:tcBorders>
            <w:vAlign w:val="center"/>
          </w:tcPr>
          <w:p w:rsidR="00820973" w:rsidRPr="0017332F" w:rsidRDefault="00820973" w:rsidP="00820973">
            <w:pPr>
              <w:jc w:val="center"/>
              <w:rPr>
                <w:sz w:val="18"/>
                <w:szCs w:val="18"/>
              </w:rPr>
            </w:pPr>
            <w:r w:rsidRPr="0017332F">
              <w:rPr>
                <w:sz w:val="18"/>
                <w:szCs w:val="18"/>
              </w:rPr>
              <w:t>正向设计</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1.41</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2.06</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1.83</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1.99</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2.70</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3.22</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1.04</w:t>
            </w:r>
          </w:p>
        </w:tc>
        <w:tc>
          <w:tcPr>
            <w:tcW w:w="567" w:type="dxa"/>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1.66</w:t>
            </w:r>
          </w:p>
        </w:tc>
      </w:tr>
      <w:tr w:rsidR="00820973" w:rsidRPr="0017332F" w:rsidTr="00DD7D86">
        <w:trPr>
          <w:trHeight w:val="329"/>
          <w:jc w:val="center"/>
        </w:trPr>
        <w:tc>
          <w:tcPr>
            <w:tcW w:w="602" w:type="dxa"/>
            <w:vAlign w:val="center"/>
          </w:tcPr>
          <w:p w:rsidR="00820973" w:rsidRPr="0017332F" w:rsidRDefault="00820973" w:rsidP="00820973">
            <w:pPr>
              <w:jc w:val="center"/>
              <w:rPr>
                <w:sz w:val="18"/>
                <w:szCs w:val="18"/>
              </w:rPr>
            </w:pPr>
            <w:r w:rsidRPr="0017332F">
              <w:rPr>
                <w:sz w:val="18"/>
                <w:szCs w:val="18"/>
              </w:rPr>
              <w:t>正向校核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1.55</w:t>
            </w:r>
          </w:p>
        </w:tc>
        <w:tc>
          <w:tcPr>
            <w:tcW w:w="567" w:type="dxa"/>
            <w:vAlign w:val="center"/>
          </w:tcPr>
          <w:p w:rsidR="00820973" w:rsidRPr="0017332F" w:rsidRDefault="00820973" w:rsidP="00820973">
            <w:pPr>
              <w:jc w:val="center"/>
              <w:rPr>
                <w:sz w:val="18"/>
                <w:szCs w:val="18"/>
              </w:rPr>
            </w:pPr>
            <w:r w:rsidRPr="0017332F">
              <w:rPr>
                <w:rFonts w:hint="eastAsia"/>
                <w:sz w:val="18"/>
                <w:szCs w:val="18"/>
              </w:rPr>
              <w:t>1.87</w:t>
            </w:r>
          </w:p>
        </w:tc>
        <w:tc>
          <w:tcPr>
            <w:tcW w:w="567" w:type="dxa"/>
            <w:vAlign w:val="center"/>
          </w:tcPr>
          <w:p w:rsidR="00820973" w:rsidRPr="0017332F" w:rsidRDefault="00820973" w:rsidP="00820973">
            <w:pPr>
              <w:jc w:val="center"/>
              <w:rPr>
                <w:sz w:val="18"/>
                <w:szCs w:val="18"/>
              </w:rPr>
            </w:pPr>
            <w:r w:rsidRPr="0017332F">
              <w:rPr>
                <w:rFonts w:hint="eastAsia"/>
                <w:sz w:val="18"/>
                <w:szCs w:val="18"/>
              </w:rPr>
              <w:t>1.53</w:t>
            </w:r>
          </w:p>
        </w:tc>
        <w:tc>
          <w:tcPr>
            <w:tcW w:w="567" w:type="dxa"/>
            <w:vAlign w:val="center"/>
          </w:tcPr>
          <w:p w:rsidR="00820973" w:rsidRPr="0017332F" w:rsidRDefault="00820973" w:rsidP="00820973">
            <w:pPr>
              <w:jc w:val="center"/>
              <w:rPr>
                <w:sz w:val="18"/>
                <w:szCs w:val="18"/>
              </w:rPr>
            </w:pPr>
            <w:r w:rsidRPr="0017332F">
              <w:rPr>
                <w:rFonts w:hint="eastAsia"/>
                <w:sz w:val="18"/>
                <w:szCs w:val="18"/>
              </w:rPr>
              <w:t>1.72</w:t>
            </w:r>
          </w:p>
        </w:tc>
        <w:tc>
          <w:tcPr>
            <w:tcW w:w="567" w:type="dxa"/>
            <w:vAlign w:val="center"/>
          </w:tcPr>
          <w:p w:rsidR="00820973" w:rsidRPr="0017332F" w:rsidRDefault="00820973" w:rsidP="00820973">
            <w:pPr>
              <w:jc w:val="center"/>
              <w:rPr>
                <w:sz w:val="18"/>
                <w:szCs w:val="18"/>
              </w:rPr>
            </w:pPr>
            <w:r w:rsidRPr="0017332F">
              <w:rPr>
                <w:rFonts w:hint="eastAsia"/>
                <w:sz w:val="18"/>
                <w:szCs w:val="18"/>
              </w:rPr>
              <w:t>2.57</w:t>
            </w:r>
          </w:p>
        </w:tc>
        <w:tc>
          <w:tcPr>
            <w:tcW w:w="567" w:type="dxa"/>
            <w:vAlign w:val="center"/>
          </w:tcPr>
          <w:p w:rsidR="00820973" w:rsidRPr="0017332F" w:rsidRDefault="00820973" w:rsidP="00820973">
            <w:pPr>
              <w:jc w:val="center"/>
              <w:rPr>
                <w:sz w:val="18"/>
                <w:szCs w:val="18"/>
              </w:rPr>
            </w:pPr>
            <w:r w:rsidRPr="0017332F">
              <w:rPr>
                <w:rFonts w:hint="eastAsia"/>
                <w:sz w:val="18"/>
                <w:szCs w:val="18"/>
              </w:rPr>
              <w:t>3.01</w:t>
            </w:r>
          </w:p>
        </w:tc>
        <w:tc>
          <w:tcPr>
            <w:tcW w:w="567" w:type="dxa"/>
            <w:vAlign w:val="center"/>
          </w:tcPr>
          <w:p w:rsidR="00820973" w:rsidRPr="0017332F" w:rsidRDefault="00820973" w:rsidP="00820973">
            <w:pPr>
              <w:jc w:val="center"/>
              <w:rPr>
                <w:sz w:val="18"/>
                <w:szCs w:val="18"/>
              </w:rPr>
            </w:pPr>
            <w:r w:rsidRPr="0017332F">
              <w:rPr>
                <w:rFonts w:hint="eastAsia"/>
                <w:sz w:val="18"/>
                <w:szCs w:val="18"/>
              </w:rPr>
              <w:t>1.01</w:t>
            </w:r>
          </w:p>
        </w:tc>
        <w:tc>
          <w:tcPr>
            <w:tcW w:w="567" w:type="dxa"/>
            <w:vAlign w:val="center"/>
          </w:tcPr>
          <w:p w:rsidR="00820973" w:rsidRPr="0017332F" w:rsidRDefault="00820973" w:rsidP="00820973">
            <w:pPr>
              <w:jc w:val="center"/>
              <w:rPr>
                <w:sz w:val="18"/>
                <w:szCs w:val="18"/>
              </w:rPr>
            </w:pPr>
            <w:r w:rsidRPr="0017332F">
              <w:rPr>
                <w:rFonts w:hint="eastAsia"/>
                <w:sz w:val="18"/>
                <w:szCs w:val="18"/>
              </w:rPr>
              <w:t>1.96</w:t>
            </w:r>
          </w:p>
        </w:tc>
      </w:tr>
      <w:tr w:rsidR="00820973" w:rsidRPr="0017332F" w:rsidTr="00DD7D86">
        <w:trPr>
          <w:trHeight w:val="329"/>
          <w:jc w:val="center"/>
        </w:trPr>
        <w:tc>
          <w:tcPr>
            <w:tcW w:w="602" w:type="dxa"/>
            <w:vAlign w:val="center"/>
          </w:tcPr>
          <w:p w:rsidR="00820973" w:rsidRPr="0017332F" w:rsidRDefault="00820973" w:rsidP="00820973">
            <w:pPr>
              <w:jc w:val="center"/>
              <w:rPr>
                <w:sz w:val="18"/>
                <w:szCs w:val="18"/>
              </w:rPr>
            </w:pPr>
            <w:r w:rsidRPr="0017332F">
              <w:rPr>
                <w:sz w:val="18"/>
                <w:szCs w:val="18"/>
              </w:rPr>
              <w:t>反向设计</w:t>
            </w:r>
          </w:p>
        </w:tc>
        <w:tc>
          <w:tcPr>
            <w:tcW w:w="567" w:type="dxa"/>
            <w:vAlign w:val="center"/>
          </w:tcPr>
          <w:p w:rsidR="00820973" w:rsidRPr="0017332F" w:rsidRDefault="00820973" w:rsidP="00820973">
            <w:pPr>
              <w:jc w:val="center"/>
              <w:rPr>
                <w:sz w:val="18"/>
                <w:szCs w:val="18"/>
              </w:rPr>
            </w:pPr>
            <w:r w:rsidRPr="0017332F">
              <w:rPr>
                <w:rFonts w:hint="eastAsia"/>
                <w:sz w:val="18"/>
                <w:szCs w:val="18"/>
              </w:rPr>
              <w:t>1.56</w:t>
            </w:r>
          </w:p>
        </w:tc>
        <w:tc>
          <w:tcPr>
            <w:tcW w:w="567" w:type="dxa"/>
            <w:vAlign w:val="center"/>
          </w:tcPr>
          <w:p w:rsidR="00820973" w:rsidRPr="0017332F" w:rsidRDefault="00820973" w:rsidP="00820973">
            <w:pPr>
              <w:jc w:val="center"/>
              <w:rPr>
                <w:sz w:val="18"/>
                <w:szCs w:val="18"/>
              </w:rPr>
            </w:pPr>
            <w:r w:rsidRPr="0017332F">
              <w:rPr>
                <w:rFonts w:hint="eastAsia"/>
                <w:sz w:val="18"/>
                <w:szCs w:val="18"/>
              </w:rPr>
              <w:t>1.67</w:t>
            </w:r>
          </w:p>
        </w:tc>
        <w:tc>
          <w:tcPr>
            <w:tcW w:w="567" w:type="dxa"/>
            <w:vAlign w:val="center"/>
          </w:tcPr>
          <w:p w:rsidR="00820973" w:rsidRPr="0017332F" w:rsidRDefault="00820973" w:rsidP="00820973">
            <w:pPr>
              <w:jc w:val="center"/>
              <w:rPr>
                <w:sz w:val="18"/>
                <w:szCs w:val="18"/>
              </w:rPr>
            </w:pPr>
            <w:r w:rsidRPr="0017332F">
              <w:rPr>
                <w:rFonts w:hint="eastAsia"/>
                <w:sz w:val="18"/>
                <w:szCs w:val="18"/>
              </w:rPr>
              <w:t>1.04</w:t>
            </w:r>
          </w:p>
        </w:tc>
        <w:tc>
          <w:tcPr>
            <w:tcW w:w="567" w:type="dxa"/>
            <w:vAlign w:val="center"/>
          </w:tcPr>
          <w:p w:rsidR="00820973" w:rsidRPr="0017332F" w:rsidRDefault="00820973" w:rsidP="00820973">
            <w:pPr>
              <w:jc w:val="center"/>
              <w:rPr>
                <w:sz w:val="18"/>
                <w:szCs w:val="18"/>
              </w:rPr>
            </w:pPr>
            <w:r w:rsidRPr="0017332F">
              <w:rPr>
                <w:rFonts w:hint="eastAsia"/>
                <w:sz w:val="18"/>
                <w:szCs w:val="18"/>
              </w:rPr>
              <w:t>1.56</w:t>
            </w:r>
          </w:p>
        </w:tc>
        <w:tc>
          <w:tcPr>
            <w:tcW w:w="567" w:type="dxa"/>
            <w:vAlign w:val="center"/>
          </w:tcPr>
          <w:p w:rsidR="00820973" w:rsidRPr="0017332F" w:rsidRDefault="00820973" w:rsidP="00820973">
            <w:pPr>
              <w:jc w:val="center"/>
              <w:rPr>
                <w:sz w:val="18"/>
                <w:szCs w:val="18"/>
              </w:rPr>
            </w:pPr>
            <w:r w:rsidRPr="0017332F">
              <w:rPr>
                <w:rFonts w:hint="eastAsia"/>
                <w:sz w:val="18"/>
                <w:szCs w:val="18"/>
              </w:rPr>
              <w:t>2.86</w:t>
            </w:r>
          </w:p>
        </w:tc>
        <w:tc>
          <w:tcPr>
            <w:tcW w:w="567" w:type="dxa"/>
            <w:vAlign w:val="center"/>
          </w:tcPr>
          <w:p w:rsidR="00820973" w:rsidRPr="0017332F" w:rsidRDefault="00820973" w:rsidP="00820973">
            <w:pPr>
              <w:jc w:val="center"/>
              <w:rPr>
                <w:sz w:val="18"/>
                <w:szCs w:val="18"/>
              </w:rPr>
            </w:pPr>
            <w:r w:rsidRPr="0017332F">
              <w:rPr>
                <w:rFonts w:hint="eastAsia"/>
                <w:sz w:val="18"/>
                <w:szCs w:val="18"/>
              </w:rPr>
              <w:t>2.49</w:t>
            </w:r>
          </w:p>
        </w:tc>
        <w:tc>
          <w:tcPr>
            <w:tcW w:w="567" w:type="dxa"/>
            <w:vAlign w:val="center"/>
          </w:tcPr>
          <w:p w:rsidR="00820973" w:rsidRPr="0017332F" w:rsidRDefault="00820973" w:rsidP="00820973">
            <w:pPr>
              <w:jc w:val="center"/>
              <w:rPr>
                <w:sz w:val="18"/>
                <w:szCs w:val="18"/>
              </w:rPr>
            </w:pPr>
            <w:r w:rsidRPr="0017332F">
              <w:rPr>
                <w:rFonts w:hint="eastAsia"/>
                <w:sz w:val="18"/>
                <w:szCs w:val="18"/>
              </w:rPr>
              <w:t>0.77</w:t>
            </w:r>
          </w:p>
        </w:tc>
        <w:tc>
          <w:tcPr>
            <w:tcW w:w="567" w:type="dxa"/>
            <w:vAlign w:val="center"/>
          </w:tcPr>
          <w:p w:rsidR="00820973" w:rsidRPr="0017332F" w:rsidRDefault="00820973" w:rsidP="00820973">
            <w:pPr>
              <w:jc w:val="center"/>
              <w:rPr>
                <w:sz w:val="18"/>
                <w:szCs w:val="18"/>
              </w:rPr>
            </w:pPr>
            <w:r w:rsidRPr="0017332F">
              <w:rPr>
                <w:rFonts w:hint="eastAsia"/>
                <w:sz w:val="18"/>
                <w:szCs w:val="18"/>
              </w:rPr>
              <w:t>1.66</w:t>
            </w:r>
          </w:p>
        </w:tc>
      </w:tr>
      <w:tr w:rsidR="00820973" w:rsidRPr="0017332F" w:rsidTr="00DD7D86">
        <w:trPr>
          <w:trHeight w:val="329"/>
          <w:jc w:val="center"/>
        </w:trPr>
        <w:tc>
          <w:tcPr>
            <w:tcW w:w="602" w:type="dxa"/>
            <w:vAlign w:val="center"/>
          </w:tcPr>
          <w:p w:rsidR="00820973" w:rsidRPr="0017332F" w:rsidRDefault="00820973" w:rsidP="00820973">
            <w:pPr>
              <w:jc w:val="center"/>
              <w:rPr>
                <w:sz w:val="18"/>
                <w:szCs w:val="18"/>
              </w:rPr>
            </w:pPr>
            <w:r w:rsidRPr="0017332F">
              <w:rPr>
                <w:sz w:val="18"/>
                <w:szCs w:val="18"/>
              </w:rPr>
              <w:t>反向校核</w:t>
            </w:r>
          </w:p>
        </w:tc>
        <w:tc>
          <w:tcPr>
            <w:tcW w:w="567" w:type="dxa"/>
            <w:vAlign w:val="center"/>
          </w:tcPr>
          <w:p w:rsidR="00820973" w:rsidRPr="0017332F" w:rsidRDefault="00820973" w:rsidP="00820973">
            <w:pPr>
              <w:jc w:val="center"/>
              <w:rPr>
                <w:sz w:val="18"/>
                <w:szCs w:val="18"/>
              </w:rPr>
            </w:pPr>
            <w:r w:rsidRPr="0017332F">
              <w:rPr>
                <w:rFonts w:hint="eastAsia"/>
                <w:sz w:val="18"/>
                <w:szCs w:val="18"/>
              </w:rPr>
              <w:t>1.33</w:t>
            </w:r>
          </w:p>
        </w:tc>
        <w:tc>
          <w:tcPr>
            <w:tcW w:w="567" w:type="dxa"/>
            <w:vAlign w:val="center"/>
          </w:tcPr>
          <w:p w:rsidR="00820973" w:rsidRPr="0017332F" w:rsidRDefault="00820973" w:rsidP="00820973">
            <w:pPr>
              <w:jc w:val="center"/>
              <w:rPr>
                <w:sz w:val="18"/>
                <w:szCs w:val="18"/>
              </w:rPr>
            </w:pPr>
            <w:r w:rsidRPr="0017332F">
              <w:rPr>
                <w:rFonts w:hint="eastAsia"/>
                <w:sz w:val="18"/>
                <w:szCs w:val="18"/>
              </w:rPr>
              <w:t>1.64</w:t>
            </w:r>
          </w:p>
        </w:tc>
        <w:tc>
          <w:tcPr>
            <w:tcW w:w="567" w:type="dxa"/>
            <w:vAlign w:val="center"/>
          </w:tcPr>
          <w:p w:rsidR="00820973" w:rsidRPr="0017332F" w:rsidRDefault="00820973" w:rsidP="00820973">
            <w:pPr>
              <w:jc w:val="center"/>
              <w:rPr>
                <w:sz w:val="18"/>
                <w:szCs w:val="18"/>
              </w:rPr>
            </w:pPr>
            <w:r w:rsidRPr="0017332F">
              <w:rPr>
                <w:rFonts w:hint="eastAsia"/>
                <w:sz w:val="18"/>
                <w:szCs w:val="18"/>
              </w:rPr>
              <w:t>1.32</w:t>
            </w:r>
          </w:p>
        </w:tc>
        <w:tc>
          <w:tcPr>
            <w:tcW w:w="567" w:type="dxa"/>
            <w:vAlign w:val="center"/>
          </w:tcPr>
          <w:p w:rsidR="00820973" w:rsidRPr="0017332F" w:rsidRDefault="00820973" w:rsidP="00820973">
            <w:pPr>
              <w:jc w:val="center"/>
              <w:rPr>
                <w:sz w:val="18"/>
                <w:szCs w:val="18"/>
              </w:rPr>
            </w:pPr>
            <w:r w:rsidRPr="0017332F">
              <w:rPr>
                <w:rFonts w:hint="eastAsia"/>
                <w:sz w:val="18"/>
                <w:szCs w:val="18"/>
              </w:rPr>
              <w:t>1.64</w:t>
            </w:r>
          </w:p>
        </w:tc>
        <w:tc>
          <w:tcPr>
            <w:tcW w:w="567" w:type="dxa"/>
            <w:vAlign w:val="center"/>
          </w:tcPr>
          <w:p w:rsidR="00820973" w:rsidRPr="0017332F" w:rsidRDefault="00820973" w:rsidP="00820973">
            <w:pPr>
              <w:jc w:val="center"/>
              <w:rPr>
                <w:sz w:val="18"/>
                <w:szCs w:val="18"/>
              </w:rPr>
            </w:pPr>
            <w:r w:rsidRPr="0017332F">
              <w:rPr>
                <w:rFonts w:hint="eastAsia"/>
                <w:sz w:val="18"/>
                <w:szCs w:val="18"/>
              </w:rPr>
              <w:t>2.01</w:t>
            </w:r>
          </w:p>
        </w:tc>
        <w:tc>
          <w:tcPr>
            <w:tcW w:w="567" w:type="dxa"/>
            <w:vAlign w:val="center"/>
          </w:tcPr>
          <w:p w:rsidR="00820973" w:rsidRPr="0017332F" w:rsidRDefault="00820973" w:rsidP="00820973">
            <w:pPr>
              <w:jc w:val="center"/>
              <w:rPr>
                <w:sz w:val="18"/>
                <w:szCs w:val="18"/>
              </w:rPr>
            </w:pPr>
            <w:r w:rsidRPr="0017332F">
              <w:rPr>
                <w:rFonts w:hint="eastAsia"/>
                <w:sz w:val="18"/>
                <w:szCs w:val="18"/>
              </w:rPr>
              <w:t>2.49</w:t>
            </w:r>
          </w:p>
        </w:tc>
        <w:tc>
          <w:tcPr>
            <w:tcW w:w="567" w:type="dxa"/>
            <w:vAlign w:val="center"/>
          </w:tcPr>
          <w:p w:rsidR="00820973" w:rsidRPr="0017332F" w:rsidRDefault="00820973" w:rsidP="00820973">
            <w:pPr>
              <w:jc w:val="center"/>
              <w:rPr>
                <w:sz w:val="18"/>
                <w:szCs w:val="18"/>
              </w:rPr>
            </w:pPr>
            <w:r w:rsidRPr="0017332F">
              <w:rPr>
                <w:rFonts w:hint="eastAsia"/>
                <w:sz w:val="18"/>
                <w:szCs w:val="18"/>
              </w:rPr>
              <w:t>0.81</w:t>
            </w:r>
          </w:p>
        </w:tc>
        <w:tc>
          <w:tcPr>
            <w:tcW w:w="567" w:type="dxa"/>
            <w:vAlign w:val="center"/>
          </w:tcPr>
          <w:p w:rsidR="00820973" w:rsidRPr="0017332F" w:rsidRDefault="00820973" w:rsidP="00820973">
            <w:pPr>
              <w:jc w:val="center"/>
              <w:rPr>
                <w:sz w:val="18"/>
                <w:szCs w:val="18"/>
              </w:rPr>
            </w:pPr>
            <w:r w:rsidRPr="0017332F">
              <w:rPr>
                <w:rFonts w:hint="eastAsia"/>
                <w:sz w:val="18"/>
                <w:szCs w:val="18"/>
              </w:rPr>
              <w:t>1.74</w:t>
            </w:r>
          </w:p>
        </w:tc>
      </w:tr>
      <w:tr w:rsidR="00820973" w:rsidRPr="0017332F" w:rsidTr="00DD7D86">
        <w:trPr>
          <w:trHeight w:val="329"/>
          <w:jc w:val="center"/>
        </w:trPr>
        <w:tc>
          <w:tcPr>
            <w:tcW w:w="602" w:type="dxa"/>
            <w:vAlign w:val="center"/>
          </w:tcPr>
          <w:p w:rsidR="00820973" w:rsidRPr="0017332F" w:rsidRDefault="00820973" w:rsidP="00820973">
            <w:pPr>
              <w:jc w:val="center"/>
              <w:rPr>
                <w:sz w:val="18"/>
                <w:szCs w:val="18"/>
              </w:rPr>
            </w:pPr>
            <w:r w:rsidRPr="0017332F">
              <w:rPr>
                <w:sz w:val="18"/>
                <w:szCs w:val="18"/>
              </w:rPr>
              <w:t>地震</w:t>
            </w:r>
            <w:r w:rsidRPr="0017332F">
              <w:rPr>
                <w:rFonts w:hint="eastAsia"/>
                <w:sz w:val="18"/>
                <w:szCs w:val="18"/>
              </w:rPr>
              <w:t>工况</w:t>
            </w:r>
          </w:p>
        </w:tc>
        <w:tc>
          <w:tcPr>
            <w:tcW w:w="567" w:type="dxa"/>
            <w:vAlign w:val="center"/>
          </w:tcPr>
          <w:p w:rsidR="00820973" w:rsidRPr="0017332F" w:rsidRDefault="00820973" w:rsidP="00820973">
            <w:pPr>
              <w:jc w:val="center"/>
              <w:rPr>
                <w:sz w:val="18"/>
                <w:szCs w:val="18"/>
              </w:rPr>
            </w:pPr>
            <w:r w:rsidRPr="0017332F">
              <w:rPr>
                <w:rFonts w:hint="eastAsia"/>
                <w:sz w:val="18"/>
                <w:szCs w:val="18"/>
              </w:rPr>
              <w:t>1.44</w:t>
            </w:r>
          </w:p>
        </w:tc>
        <w:tc>
          <w:tcPr>
            <w:tcW w:w="567" w:type="dxa"/>
            <w:vAlign w:val="center"/>
          </w:tcPr>
          <w:p w:rsidR="00820973" w:rsidRPr="0017332F" w:rsidRDefault="00820973" w:rsidP="00820973">
            <w:pPr>
              <w:jc w:val="center"/>
              <w:rPr>
                <w:sz w:val="18"/>
                <w:szCs w:val="18"/>
              </w:rPr>
            </w:pPr>
            <w:r w:rsidRPr="0017332F">
              <w:rPr>
                <w:rFonts w:hint="eastAsia"/>
                <w:sz w:val="18"/>
                <w:szCs w:val="18"/>
              </w:rPr>
              <w:t>1.82</w:t>
            </w:r>
          </w:p>
        </w:tc>
        <w:tc>
          <w:tcPr>
            <w:tcW w:w="567" w:type="dxa"/>
            <w:vAlign w:val="center"/>
          </w:tcPr>
          <w:p w:rsidR="00820973" w:rsidRPr="0017332F" w:rsidRDefault="00820973" w:rsidP="00820973">
            <w:pPr>
              <w:jc w:val="center"/>
              <w:rPr>
                <w:sz w:val="18"/>
                <w:szCs w:val="18"/>
              </w:rPr>
            </w:pPr>
            <w:r w:rsidRPr="0017332F">
              <w:rPr>
                <w:rFonts w:hint="eastAsia"/>
                <w:sz w:val="18"/>
                <w:szCs w:val="18"/>
              </w:rPr>
              <w:t>1.26</w:t>
            </w:r>
          </w:p>
        </w:tc>
        <w:tc>
          <w:tcPr>
            <w:tcW w:w="567" w:type="dxa"/>
            <w:vAlign w:val="center"/>
          </w:tcPr>
          <w:p w:rsidR="00820973" w:rsidRPr="0017332F" w:rsidRDefault="00820973" w:rsidP="00820973">
            <w:pPr>
              <w:jc w:val="center"/>
              <w:rPr>
                <w:sz w:val="18"/>
                <w:szCs w:val="18"/>
              </w:rPr>
            </w:pPr>
            <w:r w:rsidRPr="0017332F">
              <w:rPr>
                <w:rFonts w:hint="eastAsia"/>
                <w:sz w:val="18"/>
                <w:szCs w:val="18"/>
              </w:rPr>
              <w:t>1.59</w:t>
            </w:r>
          </w:p>
        </w:tc>
        <w:tc>
          <w:tcPr>
            <w:tcW w:w="567" w:type="dxa"/>
            <w:vAlign w:val="center"/>
          </w:tcPr>
          <w:p w:rsidR="00820973" w:rsidRPr="0017332F" w:rsidRDefault="00820973" w:rsidP="00820973">
            <w:pPr>
              <w:jc w:val="center"/>
              <w:rPr>
                <w:sz w:val="18"/>
                <w:szCs w:val="18"/>
              </w:rPr>
            </w:pPr>
            <w:r w:rsidRPr="0017332F">
              <w:rPr>
                <w:rFonts w:hint="eastAsia"/>
                <w:sz w:val="18"/>
                <w:szCs w:val="18"/>
              </w:rPr>
              <w:t>2.52</w:t>
            </w:r>
          </w:p>
        </w:tc>
        <w:tc>
          <w:tcPr>
            <w:tcW w:w="567" w:type="dxa"/>
            <w:vAlign w:val="center"/>
          </w:tcPr>
          <w:p w:rsidR="00820973" w:rsidRPr="0017332F" w:rsidRDefault="00820973" w:rsidP="00820973">
            <w:pPr>
              <w:jc w:val="center"/>
              <w:rPr>
                <w:sz w:val="18"/>
                <w:szCs w:val="18"/>
              </w:rPr>
            </w:pPr>
            <w:r w:rsidRPr="0017332F">
              <w:rPr>
                <w:rFonts w:hint="eastAsia"/>
                <w:sz w:val="18"/>
                <w:szCs w:val="18"/>
              </w:rPr>
              <w:t>2.78</w:t>
            </w:r>
          </w:p>
        </w:tc>
        <w:tc>
          <w:tcPr>
            <w:tcW w:w="567" w:type="dxa"/>
            <w:vAlign w:val="center"/>
          </w:tcPr>
          <w:p w:rsidR="00820973" w:rsidRPr="0017332F" w:rsidRDefault="00820973" w:rsidP="00820973">
            <w:pPr>
              <w:jc w:val="center"/>
              <w:rPr>
                <w:sz w:val="18"/>
                <w:szCs w:val="18"/>
              </w:rPr>
            </w:pPr>
            <w:r w:rsidRPr="0017332F">
              <w:rPr>
                <w:rFonts w:hint="eastAsia"/>
                <w:sz w:val="18"/>
                <w:szCs w:val="18"/>
              </w:rPr>
              <w:t>0.85</w:t>
            </w:r>
          </w:p>
        </w:tc>
        <w:tc>
          <w:tcPr>
            <w:tcW w:w="567" w:type="dxa"/>
            <w:vAlign w:val="center"/>
          </w:tcPr>
          <w:p w:rsidR="00820973" w:rsidRPr="0017332F" w:rsidRDefault="00820973" w:rsidP="00820973">
            <w:pPr>
              <w:jc w:val="center"/>
              <w:rPr>
                <w:sz w:val="18"/>
                <w:szCs w:val="18"/>
              </w:rPr>
            </w:pPr>
            <w:r w:rsidRPr="0017332F">
              <w:rPr>
                <w:rFonts w:hint="eastAsia"/>
                <w:sz w:val="18"/>
                <w:szCs w:val="18"/>
              </w:rPr>
              <w:t>1.77</w:t>
            </w:r>
          </w:p>
        </w:tc>
      </w:tr>
    </w:tbl>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17332F">
        <w:rPr>
          <w:rFonts w:eastAsia="宋体" w:hint="eastAsia"/>
          <w:b w:val="0"/>
          <w:color w:val="000000"/>
          <w:sz w:val="18"/>
          <w:szCs w:val="18"/>
        </w:rPr>
        <w:t>4.</w:t>
      </w:r>
      <w:r w:rsidR="00483746">
        <w:rPr>
          <w:rFonts w:eastAsia="宋体" w:hint="eastAsia"/>
          <w:b w:val="0"/>
          <w:color w:val="000000"/>
          <w:sz w:val="18"/>
          <w:szCs w:val="18"/>
        </w:rPr>
        <w:t>6</w:t>
      </w:r>
      <w:r w:rsidR="0017332F">
        <w:rPr>
          <w:rFonts w:eastAsia="宋体" w:hint="eastAsia"/>
          <w:b w:val="0"/>
          <w:color w:val="000000"/>
          <w:sz w:val="18"/>
          <w:szCs w:val="18"/>
        </w:rPr>
        <w:t xml:space="preserve">  </w:t>
      </w:r>
      <w:r w:rsidRPr="0017332F">
        <w:rPr>
          <w:rFonts w:eastAsia="宋体" w:hint="eastAsia"/>
          <w:b w:val="0"/>
          <w:color w:val="000000"/>
          <w:sz w:val="18"/>
          <w:szCs w:val="18"/>
        </w:rPr>
        <w:t>通航孔</w:t>
      </w:r>
      <w:r w:rsidRPr="0017332F">
        <w:rPr>
          <w:rFonts w:eastAsia="宋体"/>
          <w:b w:val="0"/>
          <w:color w:val="000000"/>
          <w:sz w:val="18"/>
          <w:szCs w:val="18"/>
        </w:rPr>
        <w:t>结构最大主</w:t>
      </w:r>
      <w:r w:rsidRPr="0017332F">
        <w:rPr>
          <w:rFonts w:eastAsia="宋体" w:hint="eastAsia"/>
          <w:b w:val="0"/>
          <w:color w:val="000000"/>
          <w:sz w:val="18"/>
          <w:szCs w:val="18"/>
        </w:rPr>
        <w:t>压</w:t>
      </w:r>
      <w:r w:rsidRPr="0017332F">
        <w:rPr>
          <w:rFonts w:eastAsia="宋体"/>
          <w:b w:val="0"/>
          <w:color w:val="000000"/>
          <w:sz w:val="18"/>
          <w:szCs w:val="18"/>
        </w:rPr>
        <w:t>应力计算成果表（</w:t>
      </w:r>
      <w:r w:rsidRPr="0017332F">
        <w:rPr>
          <w:rFonts w:eastAsia="宋体"/>
          <w:b w:val="0"/>
          <w:color w:val="000000"/>
          <w:sz w:val="18"/>
          <w:szCs w:val="18"/>
        </w:rPr>
        <w:t>MPa</w:t>
      </w:r>
      <w:r w:rsidRPr="0017332F">
        <w:rPr>
          <w:rFonts w:eastAsia="宋体"/>
          <w:b w:val="0"/>
          <w:color w:val="000000"/>
          <w:sz w:val="18"/>
          <w:szCs w:val="18"/>
        </w:rPr>
        <w:t>）</w:t>
      </w:r>
    </w:p>
    <w:tbl>
      <w:tblPr>
        <w:tblW w:w="5187" w:type="pct"/>
        <w:jc w:val="center"/>
        <w:tblInd w:w="0" w:type="dxa"/>
        <w:tblBorders>
          <w:top w:val="single" w:sz="12" w:space="0" w:color="auto"/>
          <w:bottom w:val="single" w:sz="12" w:space="0" w:color="auto"/>
        </w:tblBorders>
        <w:tblLook w:val="04A0" w:firstRow="1" w:lastRow="0" w:firstColumn="1" w:lastColumn="0" w:noHBand="0" w:noVBand="1"/>
      </w:tblPr>
      <w:tblGrid>
        <w:gridCol w:w="640"/>
        <w:gridCol w:w="531"/>
        <w:gridCol w:w="531"/>
        <w:gridCol w:w="531"/>
        <w:gridCol w:w="531"/>
        <w:gridCol w:w="531"/>
        <w:gridCol w:w="532"/>
        <w:gridCol w:w="531"/>
        <w:gridCol w:w="531"/>
      </w:tblGrid>
      <w:tr w:rsidR="00820973" w:rsidRPr="0017332F" w:rsidTr="00DD7D86">
        <w:trPr>
          <w:trHeight w:val="409"/>
          <w:jc w:val="center"/>
        </w:trPr>
        <w:tc>
          <w:tcPr>
            <w:tcW w:w="655" w:type="pct"/>
            <w:vMerge w:val="restart"/>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计算</w:t>
            </w:r>
          </w:p>
          <w:p w:rsidR="00820973" w:rsidRPr="0017332F" w:rsidRDefault="00820973" w:rsidP="00820973">
            <w:pPr>
              <w:jc w:val="center"/>
              <w:rPr>
                <w:sz w:val="18"/>
                <w:szCs w:val="18"/>
              </w:rPr>
            </w:pPr>
            <w:r w:rsidRPr="0017332F">
              <w:rPr>
                <w:sz w:val="18"/>
                <w:szCs w:val="18"/>
              </w:rPr>
              <w:t>工况</w:t>
            </w:r>
          </w:p>
        </w:tc>
        <w:tc>
          <w:tcPr>
            <w:tcW w:w="1086" w:type="pct"/>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上游底板</w:t>
            </w:r>
          </w:p>
        </w:tc>
        <w:tc>
          <w:tcPr>
            <w:tcW w:w="1086" w:type="pct"/>
            <w:gridSpan w:val="2"/>
            <w:tcBorders>
              <w:top w:val="single" w:sz="12" w:space="0" w:color="auto"/>
              <w:bottom w:val="nil"/>
            </w:tcBorders>
            <w:vAlign w:val="center"/>
          </w:tcPr>
          <w:p w:rsidR="00820973" w:rsidRPr="0017332F" w:rsidRDefault="00820973" w:rsidP="00820973">
            <w:pPr>
              <w:jc w:val="center"/>
              <w:rPr>
                <w:sz w:val="18"/>
                <w:szCs w:val="18"/>
              </w:rPr>
            </w:pPr>
            <w:r w:rsidRPr="0017332F">
              <w:rPr>
                <w:sz w:val="18"/>
                <w:szCs w:val="18"/>
              </w:rPr>
              <w:t>下游底板</w:t>
            </w:r>
          </w:p>
        </w:tc>
        <w:tc>
          <w:tcPr>
            <w:tcW w:w="1087" w:type="pct"/>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闸墩</w:t>
            </w:r>
          </w:p>
        </w:tc>
        <w:tc>
          <w:tcPr>
            <w:tcW w:w="1086" w:type="pct"/>
            <w:gridSpan w:val="2"/>
            <w:tcBorders>
              <w:top w:val="single" w:sz="12" w:space="0" w:color="auto"/>
              <w:bottom w:val="nil"/>
            </w:tcBorders>
            <w:vAlign w:val="center"/>
          </w:tcPr>
          <w:p w:rsidR="00820973" w:rsidRPr="0017332F" w:rsidRDefault="00820973" w:rsidP="00820973">
            <w:pPr>
              <w:jc w:val="center"/>
              <w:rPr>
                <w:sz w:val="18"/>
                <w:szCs w:val="18"/>
              </w:rPr>
            </w:pPr>
            <w:r w:rsidRPr="0017332F">
              <w:rPr>
                <w:rFonts w:hint="eastAsia"/>
                <w:sz w:val="18"/>
                <w:szCs w:val="18"/>
              </w:rPr>
              <w:t>交通桥</w:t>
            </w:r>
          </w:p>
        </w:tc>
      </w:tr>
      <w:tr w:rsidR="00820973" w:rsidRPr="0017332F" w:rsidTr="00DD7D86">
        <w:trPr>
          <w:trHeight w:val="382"/>
          <w:jc w:val="center"/>
        </w:trPr>
        <w:tc>
          <w:tcPr>
            <w:tcW w:w="655" w:type="pct"/>
            <w:vMerge/>
            <w:tcBorders>
              <w:top w:val="nil"/>
              <w:bottom w:val="single" w:sz="12" w:space="0" w:color="auto"/>
            </w:tcBorders>
            <w:vAlign w:val="center"/>
          </w:tcPr>
          <w:p w:rsidR="00820973" w:rsidRPr="0017332F" w:rsidRDefault="00820973" w:rsidP="00820973">
            <w:pPr>
              <w:jc w:val="center"/>
              <w:rPr>
                <w:sz w:val="18"/>
                <w:szCs w:val="18"/>
              </w:rPr>
            </w:pP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面层</w:t>
            </w: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sz w:val="18"/>
                <w:szCs w:val="18"/>
              </w:rPr>
              <w:t>底层</w:t>
            </w: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边墩</w:t>
            </w:r>
          </w:p>
        </w:tc>
        <w:tc>
          <w:tcPr>
            <w:tcW w:w="544" w:type="pct"/>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缝墩</w:t>
            </w: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面层</w:t>
            </w:r>
          </w:p>
        </w:tc>
        <w:tc>
          <w:tcPr>
            <w:tcW w:w="543" w:type="pct"/>
            <w:tcBorders>
              <w:top w:val="nil"/>
              <w:bottom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底层</w:t>
            </w:r>
          </w:p>
        </w:tc>
      </w:tr>
      <w:tr w:rsidR="00820973" w:rsidRPr="0017332F" w:rsidTr="00DD7D86">
        <w:trPr>
          <w:trHeight w:val="329"/>
          <w:jc w:val="center"/>
        </w:trPr>
        <w:tc>
          <w:tcPr>
            <w:tcW w:w="655" w:type="pct"/>
            <w:tcBorders>
              <w:top w:val="single" w:sz="12" w:space="0" w:color="auto"/>
            </w:tcBorders>
            <w:vAlign w:val="center"/>
          </w:tcPr>
          <w:p w:rsidR="00820973" w:rsidRPr="0017332F" w:rsidRDefault="00820973" w:rsidP="00820973">
            <w:pPr>
              <w:jc w:val="center"/>
              <w:rPr>
                <w:sz w:val="18"/>
                <w:szCs w:val="18"/>
              </w:rPr>
            </w:pPr>
            <w:r w:rsidRPr="0017332F">
              <w:rPr>
                <w:sz w:val="18"/>
                <w:szCs w:val="18"/>
              </w:rPr>
              <w:t>正向设计</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1.38</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2.47</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2.97</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2.97</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1.88</w:t>
            </w:r>
          </w:p>
        </w:tc>
        <w:tc>
          <w:tcPr>
            <w:tcW w:w="544"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1.98</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1.68</w:t>
            </w:r>
          </w:p>
        </w:tc>
        <w:tc>
          <w:tcPr>
            <w:tcW w:w="543" w:type="pct"/>
            <w:tcBorders>
              <w:top w:val="single" w:sz="12" w:space="0" w:color="auto"/>
            </w:tcBorders>
            <w:vAlign w:val="center"/>
          </w:tcPr>
          <w:p w:rsidR="00820973" w:rsidRPr="0017332F" w:rsidRDefault="00820973" w:rsidP="00820973">
            <w:pPr>
              <w:jc w:val="center"/>
              <w:rPr>
                <w:sz w:val="18"/>
                <w:szCs w:val="18"/>
              </w:rPr>
            </w:pPr>
            <w:r w:rsidRPr="0017332F">
              <w:rPr>
                <w:rFonts w:hint="eastAsia"/>
                <w:sz w:val="18"/>
                <w:szCs w:val="18"/>
              </w:rPr>
              <w:t>0.69</w:t>
            </w:r>
          </w:p>
        </w:tc>
      </w:tr>
      <w:tr w:rsidR="00820973" w:rsidRPr="0017332F" w:rsidTr="00DD7D86">
        <w:trPr>
          <w:trHeight w:val="329"/>
          <w:jc w:val="center"/>
        </w:trPr>
        <w:tc>
          <w:tcPr>
            <w:tcW w:w="655" w:type="pct"/>
            <w:vAlign w:val="center"/>
          </w:tcPr>
          <w:p w:rsidR="00820973" w:rsidRPr="0017332F" w:rsidRDefault="00820973" w:rsidP="00820973">
            <w:pPr>
              <w:jc w:val="center"/>
              <w:rPr>
                <w:sz w:val="18"/>
                <w:szCs w:val="18"/>
              </w:rPr>
            </w:pPr>
            <w:r w:rsidRPr="0017332F">
              <w:rPr>
                <w:sz w:val="18"/>
                <w:szCs w:val="18"/>
              </w:rPr>
              <w:t>正向</w:t>
            </w:r>
            <w:r w:rsidRPr="0017332F">
              <w:rPr>
                <w:sz w:val="18"/>
                <w:szCs w:val="18"/>
              </w:rPr>
              <w:lastRenderedPageBreak/>
              <w:t>校核</w:t>
            </w:r>
          </w:p>
        </w:tc>
        <w:tc>
          <w:tcPr>
            <w:tcW w:w="543" w:type="pct"/>
            <w:vAlign w:val="center"/>
          </w:tcPr>
          <w:p w:rsidR="00820973" w:rsidRPr="0017332F" w:rsidRDefault="00820973" w:rsidP="00820973">
            <w:pPr>
              <w:jc w:val="center"/>
              <w:rPr>
                <w:sz w:val="18"/>
                <w:szCs w:val="18"/>
              </w:rPr>
            </w:pPr>
            <w:r w:rsidRPr="0017332F">
              <w:rPr>
                <w:rFonts w:hint="eastAsia"/>
                <w:sz w:val="18"/>
                <w:szCs w:val="18"/>
              </w:rPr>
              <w:t>1.48</w:t>
            </w:r>
          </w:p>
        </w:tc>
        <w:tc>
          <w:tcPr>
            <w:tcW w:w="543" w:type="pct"/>
            <w:vAlign w:val="center"/>
          </w:tcPr>
          <w:p w:rsidR="00820973" w:rsidRPr="0017332F" w:rsidRDefault="00820973" w:rsidP="00820973">
            <w:pPr>
              <w:jc w:val="center"/>
              <w:rPr>
                <w:sz w:val="18"/>
                <w:szCs w:val="18"/>
              </w:rPr>
            </w:pPr>
            <w:r w:rsidRPr="0017332F">
              <w:rPr>
                <w:rFonts w:hint="eastAsia"/>
                <w:sz w:val="18"/>
                <w:szCs w:val="18"/>
              </w:rPr>
              <w:t>2.96</w:t>
            </w:r>
          </w:p>
        </w:tc>
        <w:tc>
          <w:tcPr>
            <w:tcW w:w="543" w:type="pct"/>
            <w:vAlign w:val="center"/>
          </w:tcPr>
          <w:p w:rsidR="00820973" w:rsidRPr="0017332F" w:rsidRDefault="00820973" w:rsidP="00820973">
            <w:pPr>
              <w:jc w:val="center"/>
              <w:rPr>
                <w:sz w:val="18"/>
                <w:szCs w:val="18"/>
              </w:rPr>
            </w:pPr>
            <w:r w:rsidRPr="0017332F">
              <w:rPr>
                <w:rFonts w:hint="eastAsia"/>
                <w:sz w:val="18"/>
                <w:szCs w:val="18"/>
              </w:rPr>
              <w:t>1.84</w:t>
            </w:r>
          </w:p>
        </w:tc>
        <w:tc>
          <w:tcPr>
            <w:tcW w:w="543" w:type="pct"/>
            <w:vAlign w:val="center"/>
          </w:tcPr>
          <w:p w:rsidR="00820973" w:rsidRPr="0017332F" w:rsidRDefault="00820973" w:rsidP="00820973">
            <w:pPr>
              <w:jc w:val="center"/>
              <w:rPr>
                <w:sz w:val="18"/>
                <w:szCs w:val="18"/>
              </w:rPr>
            </w:pPr>
            <w:r w:rsidRPr="0017332F">
              <w:rPr>
                <w:rFonts w:hint="eastAsia"/>
                <w:sz w:val="18"/>
                <w:szCs w:val="18"/>
              </w:rPr>
              <w:t>3.04</w:t>
            </w:r>
          </w:p>
        </w:tc>
        <w:tc>
          <w:tcPr>
            <w:tcW w:w="543" w:type="pct"/>
            <w:vAlign w:val="center"/>
          </w:tcPr>
          <w:p w:rsidR="00820973" w:rsidRPr="0017332F" w:rsidRDefault="00820973" w:rsidP="00820973">
            <w:pPr>
              <w:jc w:val="center"/>
              <w:rPr>
                <w:sz w:val="18"/>
                <w:szCs w:val="18"/>
              </w:rPr>
            </w:pPr>
            <w:r w:rsidRPr="0017332F">
              <w:rPr>
                <w:rFonts w:hint="eastAsia"/>
                <w:sz w:val="18"/>
                <w:szCs w:val="18"/>
              </w:rPr>
              <w:t>2.72</w:t>
            </w:r>
          </w:p>
        </w:tc>
        <w:tc>
          <w:tcPr>
            <w:tcW w:w="544" w:type="pct"/>
            <w:vAlign w:val="center"/>
          </w:tcPr>
          <w:p w:rsidR="00820973" w:rsidRPr="0017332F" w:rsidRDefault="00820973" w:rsidP="00820973">
            <w:pPr>
              <w:jc w:val="center"/>
              <w:rPr>
                <w:sz w:val="18"/>
                <w:szCs w:val="18"/>
              </w:rPr>
            </w:pPr>
            <w:r w:rsidRPr="0017332F">
              <w:rPr>
                <w:rFonts w:hint="eastAsia"/>
                <w:sz w:val="18"/>
                <w:szCs w:val="18"/>
              </w:rPr>
              <w:t>2.96</w:t>
            </w:r>
          </w:p>
        </w:tc>
        <w:tc>
          <w:tcPr>
            <w:tcW w:w="543" w:type="pct"/>
            <w:vAlign w:val="center"/>
          </w:tcPr>
          <w:p w:rsidR="00820973" w:rsidRPr="0017332F" w:rsidRDefault="00820973" w:rsidP="00820973">
            <w:pPr>
              <w:jc w:val="center"/>
              <w:rPr>
                <w:sz w:val="18"/>
                <w:szCs w:val="18"/>
              </w:rPr>
            </w:pPr>
            <w:r w:rsidRPr="0017332F">
              <w:rPr>
                <w:rFonts w:hint="eastAsia"/>
                <w:sz w:val="18"/>
                <w:szCs w:val="18"/>
              </w:rPr>
              <w:t>1.28</w:t>
            </w:r>
          </w:p>
        </w:tc>
        <w:tc>
          <w:tcPr>
            <w:tcW w:w="543" w:type="pct"/>
            <w:vAlign w:val="center"/>
          </w:tcPr>
          <w:p w:rsidR="00820973" w:rsidRPr="0017332F" w:rsidRDefault="00820973" w:rsidP="00820973">
            <w:pPr>
              <w:jc w:val="center"/>
              <w:rPr>
                <w:sz w:val="18"/>
                <w:szCs w:val="18"/>
              </w:rPr>
            </w:pPr>
            <w:r w:rsidRPr="0017332F">
              <w:rPr>
                <w:rFonts w:hint="eastAsia"/>
                <w:sz w:val="18"/>
                <w:szCs w:val="18"/>
              </w:rPr>
              <w:t>0.41</w:t>
            </w:r>
          </w:p>
        </w:tc>
      </w:tr>
      <w:tr w:rsidR="00820973" w:rsidRPr="0017332F" w:rsidTr="00DD7D86">
        <w:trPr>
          <w:trHeight w:val="329"/>
          <w:jc w:val="center"/>
        </w:trPr>
        <w:tc>
          <w:tcPr>
            <w:tcW w:w="655" w:type="pct"/>
            <w:vAlign w:val="center"/>
          </w:tcPr>
          <w:p w:rsidR="00820973" w:rsidRPr="0017332F" w:rsidRDefault="00820973" w:rsidP="00820973">
            <w:pPr>
              <w:jc w:val="center"/>
              <w:rPr>
                <w:sz w:val="18"/>
                <w:szCs w:val="18"/>
              </w:rPr>
            </w:pPr>
            <w:r w:rsidRPr="0017332F">
              <w:rPr>
                <w:sz w:val="18"/>
                <w:szCs w:val="18"/>
              </w:rPr>
              <w:t>反向设计</w:t>
            </w:r>
          </w:p>
        </w:tc>
        <w:tc>
          <w:tcPr>
            <w:tcW w:w="543" w:type="pct"/>
            <w:vAlign w:val="center"/>
          </w:tcPr>
          <w:p w:rsidR="00820973" w:rsidRPr="0017332F" w:rsidRDefault="00820973" w:rsidP="00820973">
            <w:pPr>
              <w:jc w:val="center"/>
              <w:rPr>
                <w:sz w:val="18"/>
                <w:szCs w:val="18"/>
              </w:rPr>
            </w:pPr>
            <w:r w:rsidRPr="0017332F">
              <w:rPr>
                <w:rFonts w:hint="eastAsia"/>
                <w:sz w:val="18"/>
                <w:szCs w:val="18"/>
              </w:rPr>
              <w:t>1.67</w:t>
            </w:r>
          </w:p>
        </w:tc>
        <w:tc>
          <w:tcPr>
            <w:tcW w:w="543" w:type="pct"/>
            <w:vAlign w:val="center"/>
          </w:tcPr>
          <w:p w:rsidR="00820973" w:rsidRPr="0017332F" w:rsidRDefault="00820973" w:rsidP="00820973">
            <w:pPr>
              <w:jc w:val="center"/>
              <w:rPr>
                <w:sz w:val="18"/>
                <w:szCs w:val="18"/>
              </w:rPr>
            </w:pPr>
            <w:r w:rsidRPr="0017332F">
              <w:rPr>
                <w:rFonts w:hint="eastAsia"/>
                <w:sz w:val="18"/>
                <w:szCs w:val="18"/>
              </w:rPr>
              <w:t>2.67</w:t>
            </w:r>
          </w:p>
        </w:tc>
        <w:tc>
          <w:tcPr>
            <w:tcW w:w="543" w:type="pct"/>
            <w:vAlign w:val="center"/>
          </w:tcPr>
          <w:p w:rsidR="00820973" w:rsidRPr="0017332F" w:rsidRDefault="00820973" w:rsidP="00820973">
            <w:pPr>
              <w:jc w:val="center"/>
              <w:rPr>
                <w:sz w:val="18"/>
                <w:szCs w:val="18"/>
              </w:rPr>
            </w:pPr>
            <w:r w:rsidRPr="0017332F">
              <w:rPr>
                <w:rFonts w:hint="eastAsia"/>
                <w:sz w:val="18"/>
                <w:szCs w:val="18"/>
              </w:rPr>
              <w:t>1.14</w:t>
            </w:r>
          </w:p>
        </w:tc>
        <w:tc>
          <w:tcPr>
            <w:tcW w:w="543" w:type="pct"/>
            <w:vAlign w:val="center"/>
          </w:tcPr>
          <w:p w:rsidR="00820973" w:rsidRPr="0017332F" w:rsidRDefault="00820973" w:rsidP="00820973">
            <w:pPr>
              <w:jc w:val="center"/>
              <w:rPr>
                <w:sz w:val="18"/>
                <w:szCs w:val="18"/>
              </w:rPr>
            </w:pPr>
            <w:r w:rsidRPr="0017332F">
              <w:rPr>
                <w:rFonts w:hint="eastAsia"/>
                <w:sz w:val="18"/>
                <w:szCs w:val="18"/>
              </w:rPr>
              <w:t>2.34</w:t>
            </w:r>
          </w:p>
        </w:tc>
        <w:tc>
          <w:tcPr>
            <w:tcW w:w="543" w:type="pct"/>
            <w:vAlign w:val="center"/>
          </w:tcPr>
          <w:p w:rsidR="00820973" w:rsidRPr="0017332F" w:rsidRDefault="00820973" w:rsidP="00820973">
            <w:pPr>
              <w:jc w:val="center"/>
              <w:rPr>
                <w:sz w:val="18"/>
                <w:szCs w:val="18"/>
              </w:rPr>
            </w:pPr>
            <w:r w:rsidRPr="0017332F">
              <w:rPr>
                <w:rFonts w:hint="eastAsia"/>
                <w:sz w:val="18"/>
                <w:szCs w:val="18"/>
              </w:rPr>
              <w:t>2.81</w:t>
            </w:r>
          </w:p>
        </w:tc>
        <w:tc>
          <w:tcPr>
            <w:tcW w:w="544" w:type="pct"/>
            <w:vAlign w:val="center"/>
          </w:tcPr>
          <w:p w:rsidR="00820973" w:rsidRPr="0017332F" w:rsidRDefault="00820973" w:rsidP="00820973">
            <w:pPr>
              <w:jc w:val="center"/>
              <w:rPr>
                <w:sz w:val="18"/>
                <w:szCs w:val="18"/>
              </w:rPr>
            </w:pPr>
            <w:r w:rsidRPr="0017332F">
              <w:rPr>
                <w:rFonts w:hint="eastAsia"/>
                <w:sz w:val="18"/>
                <w:szCs w:val="18"/>
              </w:rPr>
              <w:t>2.65</w:t>
            </w:r>
          </w:p>
        </w:tc>
        <w:tc>
          <w:tcPr>
            <w:tcW w:w="543" w:type="pct"/>
            <w:vAlign w:val="center"/>
          </w:tcPr>
          <w:p w:rsidR="00820973" w:rsidRPr="0017332F" w:rsidRDefault="00820973" w:rsidP="00820973">
            <w:pPr>
              <w:jc w:val="center"/>
              <w:rPr>
                <w:sz w:val="18"/>
                <w:szCs w:val="18"/>
              </w:rPr>
            </w:pPr>
            <w:r w:rsidRPr="0017332F">
              <w:rPr>
                <w:rFonts w:hint="eastAsia"/>
                <w:sz w:val="18"/>
                <w:szCs w:val="18"/>
              </w:rPr>
              <w:t>1.61</w:t>
            </w:r>
          </w:p>
        </w:tc>
        <w:tc>
          <w:tcPr>
            <w:tcW w:w="543" w:type="pct"/>
            <w:vAlign w:val="center"/>
          </w:tcPr>
          <w:p w:rsidR="00820973" w:rsidRPr="0017332F" w:rsidRDefault="00820973" w:rsidP="00820973">
            <w:pPr>
              <w:jc w:val="center"/>
              <w:rPr>
                <w:sz w:val="18"/>
                <w:szCs w:val="18"/>
              </w:rPr>
            </w:pPr>
            <w:r w:rsidRPr="0017332F">
              <w:rPr>
                <w:rFonts w:hint="eastAsia"/>
                <w:sz w:val="18"/>
                <w:szCs w:val="18"/>
              </w:rPr>
              <w:t>0.63</w:t>
            </w:r>
          </w:p>
        </w:tc>
      </w:tr>
      <w:tr w:rsidR="00820973" w:rsidRPr="0017332F" w:rsidTr="00DD7D86">
        <w:trPr>
          <w:trHeight w:val="329"/>
          <w:jc w:val="center"/>
        </w:trPr>
        <w:tc>
          <w:tcPr>
            <w:tcW w:w="655" w:type="pct"/>
            <w:vAlign w:val="center"/>
          </w:tcPr>
          <w:p w:rsidR="00820973" w:rsidRPr="0017332F" w:rsidRDefault="00820973" w:rsidP="00820973">
            <w:pPr>
              <w:jc w:val="center"/>
              <w:rPr>
                <w:sz w:val="18"/>
                <w:szCs w:val="18"/>
              </w:rPr>
            </w:pPr>
            <w:r w:rsidRPr="0017332F">
              <w:rPr>
                <w:sz w:val="18"/>
                <w:szCs w:val="18"/>
              </w:rPr>
              <w:t>反向校核</w:t>
            </w:r>
          </w:p>
        </w:tc>
        <w:tc>
          <w:tcPr>
            <w:tcW w:w="543" w:type="pct"/>
            <w:vAlign w:val="center"/>
          </w:tcPr>
          <w:p w:rsidR="00820973" w:rsidRPr="0017332F" w:rsidRDefault="00820973" w:rsidP="00820973">
            <w:pPr>
              <w:jc w:val="center"/>
              <w:rPr>
                <w:sz w:val="18"/>
                <w:szCs w:val="18"/>
              </w:rPr>
            </w:pPr>
            <w:r w:rsidRPr="0017332F">
              <w:rPr>
                <w:rFonts w:hint="eastAsia"/>
                <w:sz w:val="18"/>
                <w:szCs w:val="18"/>
              </w:rPr>
              <w:t>1.67</w:t>
            </w:r>
          </w:p>
        </w:tc>
        <w:tc>
          <w:tcPr>
            <w:tcW w:w="543" w:type="pct"/>
            <w:vAlign w:val="center"/>
          </w:tcPr>
          <w:p w:rsidR="00820973" w:rsidRPr="0017332F" w:rsidRDefault="00820973" w:rsidP="00820973">
            <w:pPr>
              <w:jc w:val="center"/>
              <w:rPr>
                <w:sz w:val="18"/>
                <w:szCs w:val="18"/>
              </w:rPr>
            </w:pPr>
            <w:r w:rsidRPr="0017332F">
              <w:rPr>
                <w:rFonts w:hint="eastAsia"/>
                <w:sz w:val="18"/>
                <w:szCs w:val="18"/>
              </w:rPr>
              <w:t>2.32</w:t>
            </w:r>
          </w:p>
        </w:tc>
        <w:tc>
          <w:tcPr>
            <w:tcW w:w="543" w:type="pct"/>
            <w:vAlign w:val="center"/>
          </w:tcPr>
          <w:p w:rsidR="00820973" w:rsidRPr="0017332F" w:rsidRDefault="00820973" w:rsidP="00820973">
            <w:pPr>
              <w:jc w:val="center"/>
              <w:rPr>
                <w:sz w:val="18"/>
                <w:szCs w:val="18"/>
              </w:rPr>
            </w:pPr>
            <w:r w:rsidRPr="0017332F">
              <w:rPr>
                <w:rFonts w:hint="eastAsia"/>
                <w:sz w:val="18"/>
                <w:szCs w:val="18"/>
              </w:rPr>
              <w:t>1.14</w:t>
            </w:r>
          </w:p>
        </w:tc>
        <w:tc>
          <w:tcPr>
            <w:tcW w:w="543" w:type="pct"/>
            <w:vAlign w:val="center"/>
          </w:tcPr>
          <w:p w:rsidR="00820973" w:rsidRPr="0017332F" w:rsidRDefault="00820973" w:rsidP="00820973">
            <w:pPr>
              <w:jc w:val="center"/>
              <w:rPr>
                <w:sz w:val="18"/>
                <w:szCs w:val="18"/>
              </w:rPr>
            </w:pPr>
            <w:r w:rsidRPr="0017332F">
              <w:rPr>
                <w:rFonts w:hint="eastAsia"/>
                <w:sz w:val="18"/>
                <w:szCs w:val="18"/>
              </w:rPr>
              <w:t>2.34</w:t>
            </w:r>
          </w:p>
        </w:tc>
        <w:tc>
          <w:tcPr>
            <w:tcW w:w="543" w:type="pct"/>
            <w:vAlign w:val="center"/>
          </w:tcPr>
          <w:p w:rsidR="00820973" w:rsidRPr="0017332F" w:rsidRDefault="00820973" w:rsidP="00820973">
            <w:pPr>
              <w:jc w:val="center"/>
              <w:rPr>
                <w:sz w:val="18"/>
                <w:szCs w:val="18"/>
              </w:rPr>
            </w:pPr>
            <w:r w:rsidRPr="0017332F">
              <w:rPr>
                <w:rFonts w:hint="eastAsia"/>
                <w:sz w:val="18"/>
                <w:szCs w:val="18"/>
              </w:rPr>
              <w:t>2.83</w:t>
            </w:r>
          </w:p>
        </w:tc>
        <w:tc>
          <w:tcPr>
            <w:tcW w:w="544" w:type="pct"/>
            <w:vAlign w:val="center"/>
          </w:tcPr>
          <w:p w:rsidR="00820973" w:rsidRPr="0017332F" w:rsidRDefault="00820973" w:rsidP="00820973">
            <w:pPr>
              <w:jc w:val="center"/>
              <w:rPr>
                <w:sz w:val="18"/>
                <w:szCs w:val="18"/>
              </w:rPr>
            </w:pPr>
            <w:r w:rsidRPr="0017332F">
              <w:rPr>
                <w:rFonts w:hint="eastAsia"/>
                <w:sz w:val="18"/>
                <w:szCs w:val="18"/>
              </w:rPr>
              <w:t>2.65</w:t>
            </w:r>
          </w:p>
        </w:tc>
        <w:tc>
          <w:tcPr>
            <w:tcW w:w="543" w:type="pct"/>
            <w:vAlign w:val="center"/>
          </w:tcPr>
          <w:p w:rsidR="00820973" w:rsidRPr="0017332F" w:rsidRDefault="00820973" w:rsidP="00820973">
            <w:pPr>
              <w:jc w:val="center"/>
              <w:rPr>
                <w:sz w:val="18"/>
                <w:szCs w:val="18"/>
              </w:rPr>
            </w:pPr>
            <w:r w:rsidRPr="0017332F">
              <w:rPr>
                <w:rFonts w:hint="eastAsia"/>
                <w:sz w:val="18"/>
                <w:szCs w:val="18"/>
              </w:rPr>
              <w:t>0.98</w:t>
            </w:r>
          </w:p>
        </w:tc>
        <w:tc>
          <w:tcPr>
            <w:tcW w:w="543" w:type="pct"/>
            <w:vAlign w:val="center"/>
          </w:tcPr>
          <w:p w:rsidR="00820973" w:rsidRPr="0017332F" w:rsidRDefault="00820973" w:rsidP="00820973">
            <w:pPr>
              <w:jc w:val="center"/>
              <w:rPr>
                <w:sz w:val="18"/>
                <w:szCs w:val="18"/>
              </w:rPr>
            </w:pPr>
            <w:r w:rsidRPr="0017332F">
              <w:rPr>
                <w:rFonts w:hint="eastAsia"/>
                <w:sz w:val="18"/>
                <w:szCs w:val="18"/>
              </w:rPr>
              <w:t>0.38</w:t>
            </w:r>
          </w:p>
        </w:tc>
      </w:tr>
      <w:tr w:rsidR="00820973" w:rsidRPr="0017332F" w:rsidTr="00DD7D86">
        <w:trPr>
          <w:trHeight w:val="329"/>
          <w:jc w:val="center"/>
        </w:trPr>
        <w:tc>
          <w:tcPr>
            <w:tcW w:w="655" w:type="pct"/>
            <w:vAlign w:val="center"/>
          </w:tcPr>
          <w:p w:rsidR="00820973" w:rsidRPr="0017332F" w:rsidRDefault="00820973" w:rsidP="00820973">
            <w:pPr>
              <w:jc w:val="center"/>
              <w:rPr>
                <w:sz w:val="18"/>
                <w:szCs w:val="18"/>
              </w:rPr>
            </w:pPr>
            <w:r w:rsidRPr="0017332F">
              <w:rPr>
                <w:sz w:val="18"/>
                <w:szCs w:val="18"/>
              </w:rPr>
              <w:t>地震</w:t>
            </w:r>
            <w:r w:rsidRPr="0017332F">
              <w:rPr>
                <w:rFonts w:hint="eastAsia"/>
                <w:sz w:val="18"/>
                <w:szCs w:val="18"/>
              </w:rPr>
              <w:t>工况</w:t>
            </w:r>
          </w:p>
        </w:tc>
        <w:tc>
          <w:tcPr>
            <w:tcW w:w="543" w:type="pct"/>
            <w:vAlign w:val="center"/>
          </w:tcPr>
          <w:p w:rsidR="00820973" w:rsidRPr="0017332F" w:rsidRDefault="00820973" w:rsidP="00820973">
            <w:pPr>
              <w:jc w:val="center"/>
              <w:rPr>
                <w:sz w:val="18"/>
                <w:szCs w:val="18"/>
              </w:rPr>
            </w:pPr>
            <w:r w:rsidRPr="0017332F">
              <w:rPr>
                <w:rFonts w:hint="eastAsia"/>
                <w:sz w:val="18"/>
                <w:szCs w:val="18"/>
              </w:rPr>
              <w:t>1.75</w:t>
            </w:r>
          </w:p>
        </w:tc>
        <w:tc>
          <w:tcPr>
            <w:tcW w:w="543" w:type="pct"/>
            <w:vAlign w:val="center"/>
          </w:tcPr>
          <w:p w:rsidR="00820973" w:rsidRPr="0017332F" w:rsidRDefault="00820973" w:rsidP="00820973">
            <w:pPr>
              <w:jc w:val="center"/>
              <w:rPr>
                <w:sz w:val="18"/>
                <w:szCs w:val="18"/>
              </w:rPr>
            </w:pPr>
            <w:r w:rsidRPr="0017332F">
              <w:rPr>
                <w:rFonts w:hint="eastAsia"/>
                <w:sz w:val="18"/>
                <w:szCs w:val="18"/>
              </w:rPr>
              <w:t>2.56</w:t>
            </w:r>
          </w:p>
        </w:tc>
        <w:tc>
          <w:tcPr>
            <w:tcW w:w="543" w:type="pct"/>
            <w:vAlign w:val="center"/>
          </w:tcPr>
          <w:p w:rsidR="00820973" w:rsidRPr="0017332F" w:rsidRDefault="00820973" w:rsidP="00820973">
            <w:pPr>
              <w:jc w:val="center"/>
              <w:rPr>
                <w:sz w:val="18"/>
                <w:szCs w:val="18"/>
              </w:rPr>
            </w:pPr>
            <w:r w:rsidRPr="0017332F">
              <w:rPr>
                <w:rFonts w:hint="eastAsia"/>
                <w:sz w:val="18"/>
                <w:szCs w:val="18"/>
              </w:rPr>
              <w:t>1.31</w:t>
            </w:r>
          </w:p>
        </w:tc>
        <w:tc>
          <w:tcPr>
            <w:tcW w:w="543" w:type="pct"/>
            <w:vAlign w:val="center"/>
          </w:tcPr>
          <w:p w:rsidR="00820973" w:rsidRPr="0017332F" w:rsidRDefault="00820973" w:rsidP="00820973">
            <w:pPr>
              <w:jc w:val="center"/>
              <w:rPr>
                <w:sz w:val="18"/>
                <w:szCs w:val="18"/>
              </w:rPr>
            </w:pPr>
            <w:r w:rsidRPr="0017332F">
              <w:rPr>
                <w:rFonts w:hint="eastAsia"/>
                <w:sz w:val="18"/>
                <w:szCs w:val="18"/>
              </w:rPr>
              <w:t>2.00</w:t>
            </w:r>
          </w:p>
        </w:tc>
        <w:tc>
          <w:tcPr>
            <w:tcW w:w="543" w:type="pct"/>
            <w:vAlign w:val="center"/>
          </w:tcPr>
          <w:p w:rsidR="00820973" w:rsidRPr="0017332F" w:rsidRDefault="00820973" w:rsidP="00820973">
            <w:pPr>
              <w:jc w:val="center"/>
              <w:rPr>
                <w:sz w:val="18"/>
                <w:szCs w:val="18"/>
              </w:rPr>
            </w:pPr>
            <w:r w:rsidRPr="0017332F">
              <w:rPr>
                <w:rFonts w:hint="eastAsia"/>
                <w:sz w:val="18"/>
                <w:szCs w:val="18"/>
              </w:rPr>
              <w:t>2.38</w:t>
            </w:r>
          </w:p>
        </w:tc>
        <w:tc>
          <w:tcPr>
            <w:tcW w:w="544" w:type="pct"/>
            <w:vAlign w:val="center"/>
          </w:tcPr>
          <w:p w:rsidR="00820973" w:rsidRPr="0017332F" w:rsidRDefault="00820973" w:rsidP="00820973">
            <w:pPr>
              <w:jc w:val="center"/>
              <w:rPr>
                <w:sz w:val="18"/>
                <w:szCs w:val="18"/>
              </w:rPr>
            </w:pPr>
            <w:r w:rsidRPr="0017332F">
              <w:rPr>
                <w:rFonts w:hint="eastAsia"/>
                <w:sz w:val="18"/>
                <w:szCs w:val="18"/>
              </w:rPr>
              <w:t>2.04</w:t>
            </w:r>
          </w:p>
        </w:tc>
        <w:tc>
          <w:tcPr>
            <w:tcW w:w="543" w:type="pct"/>
            <w:vAlign w:val="center"/>
          </w:tcPr>
          <w:p w:rsidR="00820973" w:rsidRPr="0017332F" w:rsidRDefault="00820973" w:rsidP="00820973">
            <w:pPr>
              <w:jc w:val="center"/>
              <w:rPr>
                <w:sz w:val="18"/>
                <w:szCs w:val="18"/>
              </w:rPr>
            </w:pPr>
            <w:r w:rsidRPr="0017332F">
              <w:rPr>
                <w:rFonts w:hint="eastAsia"/>
                <w:sz w:val="18"/>
                <w:szCs w:val="18"/>
              </w:rPr>
              <w:t>1.67</w:t>
            </w:r>
          </w:p>
        </w:tc>
        <w:tc>
          <w:tcPr>
            <w:tcW w:w="543" w:type="pct"/>
            <w:vAlign w:val="center"/>
          </w:tcPr>
          <w:p w:rsidR="00820973" w:rsidRPr="0017332F" w:rsidRDefault="00820973" w:rsidP="00820973">
            <w:pPr>
              <w:jc w:val="center"/>
              <w:rPr>
                <w:sz w:val="18"/>
                <w:szCs w:val="18"/>
              </w:rPr>
            </w:pPr>
            <w:r w:rsidRPr="0017332F">
              <w:rPr>
                <w:rFonts w:hint="eastAsia"/>
                <w:sz w:val="18"/>
                <w:szCs w:val="18"/>
              </w:rPr>
              <w:t>0.55</w:t>
            </w:r>
          </w:p>
        </w:tc>
      </w:tr>
    </w:tbl>
    <w:p w:rsidR="00820973" w:rsidRPr="00037CF8" w:rsidRDefault="00820973" w:rsidP="00037CF8">
      <w:pPr>
        <w:pStyle w:val="31"/>
        <w:spacing w:after="0" w:line="320" w:lineRule="exact"/>
        <w:ind w:firstLineChars="200" w:firstLine="420"/>
        <w:rPr>
          <w:snapToGrid w:val="0"/>
          <w:kern w:val="0"/>
          <w:sz w:val="21"/>
          <w:szCs w:val="21"/>
        </w:rPr>
      </w:pPr>
      <w:r w:rsidRPr="00037CF8">
        <w:rPr>
          <w:snapToGrid w:val="0"/>
          <w:kern w:val="0"/>
          <w:sz w:val="21"/>
          <w:szCs w:val="21"/>
        </w:rPr>
        <w:t>由计算结果的应力云图及</w:t>
      </w:r>
      <w:r w:rsidRPr="00037CF8">
        <w:rPr>
          <w:rFonts w:hint="eastAsia"/>
          <w:snapToGrid w:val="0"/>
          <w:kern w:val="0"/>
          <w:sz w:val="21"/>
          <w:szCs w:val="21"/>
        </w:rPr>
        <w:t>上表</w:t>
      </w:r>
      <w:r w:rsidRPr="00037CF8">
        <w:rPr>
          <w:snapToGrid w:val="0"/>
          <w:kern w:val="0"/>
          <w:sz w:val="21"/>
          <w:szCs w:val="21"/>
        </w:rPr>
        <w:t>可知：在各工况下</w:t>
      </w:r>
      <w:r w:rsidRPr="00037CF8">
        <w:rPr>
          <w:rFonts w:hint="eastAsia"/>
          <w:snapToGrid w:val="0"/>
          <w:kern w:val="0"/>
          <w:sz w:val="21"/>
          <w:szCs w:val="21"/>
        </w:rPr>
        <w:t>泄洪孔单联</w:t>
      </w:r>
      <w:r w:rsidRPr="00037CF8">
        <w:rPr>
          <w:snapToGrid w:val="0"/>
          <w:kern w:val="0"/>
          <w:sz w:val="21"/>
          <w:szCs w:val="21"/>
        </w:rPr>
        <w:t>闸室底板的最大主拉应力主要分布在上</w:t>
      </w:r>
      <w:r w:rsidRPr="00037CF8">
        <w:rPr>
          <w:rFonts w:hint="eastAsia"/>
          <w:snapToGrid w:val="0"/>
          <w:kern w:val="0"/>
          <w:sz w:val="21"/>
          <w:szCs w:val="21"/>
        </w:rPr>
        <w:t>、下</w:t>
      </w:r>
      <w:r w:rsidRPr="00037CF8">
        <w:rPr>
          <w:snapToGrid w:val="0"/>
          <w:kern w:val="0"/>
          <w:sz w:val="21"/>
          <w:szCs w:val="21"/>
        </w:rPr>
        <w:t>游</w:t>
      </w:r>
      <w:r w:rsidRPr="00037CF8">
        <w:rPr>
          <w:rFonts w:hint="eastAsia"/>
          <w:snapToGrid w:val="0"/>
          <w:kern w:val="0"/>
          <w:sz w:val="21"/>
          <w:szCs w:val="21"/>
        </w:rPr>
        <w:t>面层，</w:t>
      </w:r>
      <w:r w:rsidRPr="00037CF8">
        <w:rPr>
          <w:snapToGrid w:val="0"/>
          <w:kern w:val="0"/>
          <w:sz w:val="21"/>
          <w:szCs w:val="21"/>
        </w:rPr>
        <w:t>最大值为</w:t>
      </w:r>
      <w:r w:rsidRPr="00037CF8">
        <w:rPr>
          <w:rFonts w:hint="eastAsia"/>
          <w:snapToGrid w:val="0"/>
          <w:kern w:val="0"/>
          <w:sz w:val="21"/>
          <w:szCs w:val="21"/>
        </w:rPr>
        <w:t>2.43</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泄洪孔单联</w:t>
      </w:r>
      <w:r w:rsidRPr="00037CF8">
        <w:rPr>
          <w:snapToGrid w:val="0"/>
          <w:kern w:val="0"/>
          <w:sz w:val="21"/>
          <w:szCs w:val="21"/>
        </w:rPr>
        <w:t>闸室底板</w:t>
      </w:r>
      <w:r w:rsidRPr="00037CF8">
        <w:rPr>
          <w:rFonts w:hint="eastAsia"/>
          <w:snapToGrid w:val="0"/>
          <w:kern w:val="0"/>
          <w:sz w:val="21"/>
          <w:szCs w:val="21"/>
        </w:rPr>
        <w:t>的最大</w:t>
      </w:r>
      <w:r w:rsidRPr="00037CF8">
        <w:rPr>
          <w:snapToGrid w:val="0"/>
          <w:kern w:val="0"/>
          <w:sz w:val="21"/>
          <w:szCs w:val="21"/>
        </w:rPr>
        <w:t>主压应力主要分布在</w:t>
      </w:r>
      <w:r w:rsidRPr="00037CF8">
        <w:rPr>
          <w:rFonts w:hint="eastAsia"/>
          <w:snapToGrid w:val="0"/>
          <w:kern w:val="0"/>
          <w:sz w:val="21"/>
          <w:szCs w:val="21"/>
        </w:rPr>
        <w:t>上、下</w:t>
      </w:r>
      <w:r w:rsidRPr="00037CF8">
        <w:rPr>
          <w:snapToGrid w:val="0"/>
          <w:kern w:val="0"/>
          <w:sz w:val="21"/>
          <w:szCs w:val="21"/>
        </w:rPr>
        <w:t>游</w:t>
      </w:r>
      <w:r w:rsidRPr="00037CF8">
        <w:rPr>
          <w:rFonts w:hint="eastAsia"/>
          <w:snapToGrid w:val="0"/>
          <w:kern w:val="0"/>
          <w:sz w:val="21"/>
          <w:szCs w:val="21"/>
        </w:rPr>
        <w:t>底</w:t>
      </w:r>
      <w:r w:rsidRPr="00037CF8">
        <w:rPr>
          <w:snapToGrid w:val="0"/>
          <w:kern w:val="0"/>
          <w:sz w:val="21"/>
          <w:szCs w:val="21"/>
        </w:rPr>
        <w:t>层</w:t>
      </w:r>
      <w:r w:rsidRPr="00037CF8">
        <w:rPr>
          <w:rFonts w:hint="eastAsia"/>
          <w:snapToGrid w:val="0"/>
          <w:kern w:val="0"/>
          <w:sz w:val="21"/>
          <w:szCs w:val="21"/>
        </w:rPr>
        <w:t>，</w:t>
      </w:r>
      <w:r w:rsidRPr="00037CF8">
        <w:rPr>
          <w:snapToGrid w:val="0"/>
          <w:kern w:val="0"/>
          <w:sz w:val="21"/>
          <w:szCs w:val="21"/>
        </w:rPr>
        <w:t>最大值为</w:t>
      </w:r>
      <w:r w:rsidRPr="00037CF8">
        <w:rPr>
          <w:rFonts w:hint="eastAsia"/>
          <w:snapToGrid w:val="0"/>
          <w:kern w:val="0"/>
          <w:sz w:val="21"/>
          <w:szCs w:val="21"/>
        </w:rPr>
        <w:t>2.81</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泄洪孔双联</w:t>
      </w:r>
      <w:r w:rsidRPr="00037CF8">
        <w:rPr>
          <w:snapToGrid w:val="0"/>
          <w:kern w:val="0"/>
          <w:sz w:val="21"/>
          <w:szCs w:val="21"/>
        </w:rPr>
        <w:t>闸室底板的最大主拉应力主要分布在上</w:t>
      </w:r>
      <w:r w:rsidRPr="00037CF8">
        <w:rPr>
          <w:rFonts w:hint="eastAsia"/>
          <w:snapToGrid w:val="0"/>
          <w:kern w:val="0"/>
          <w:sz w:val="21"/>
          <w:szCs w:val="21"/>
        </w:rPr>
        <w:t>、下</w:t>
      </w:r>
      <w:r w:rsidRPr="00037CF8">
        <w:rPr>
          <w:snapToGrid w:val="0"/>
          <w:kern w:val="0"/>
          <w:sz w:val="21"/>
          <w:szCs w:val="21"/>
        </w:rPr>
        <w:t>游</w:t>
      </w:r>
      <w:r w:rsidRPr="00037CF8">
        <w:rPr>
          <w:rFonts w:hint="eastAsia"/>
          <w:snapToGrid w:val="0"/>
          <w:kern w:val="0"/>
          <w:sz w:val="21"/>
          <w:szCs w:val="21"/>
        </w:rPr>
        <w:t>面层，</w:t>
      </w:r>
      <w:r w:rsidRPr="00037CF8">
        <w:rPr>
          <w:snapToGrid w:val="0"/>
          <w:kern w:val="0"/>
          <w:sz w:val="21"/>
          <w:szCs w:val="21"/>
        </w:rPr>
        <w:t>最大值为</w:t>
      </w:r>
      <w:r w:rsidRPr="00037CF8">
        <w:rPr>
          <w:rFonts w:hint="eastAsia"/>
          <w:snapToGrid w:val="0"/>
          <w:kern w:val="0"/>
          <w:sz w:val="21"/>
          <w:szCs w:val="21"/>
        </w:rPr>
        <w:t>1.54</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泄洪孔双联</w:t>
      </w:r>
      <w:r w:rsidRPr="00037CF8">
        <w:rPr>
          <w:snapToGrid w:val="0"/>
          <w:kern w:val="0"/>
          <w:sz w:val="21"/>
          <w:szCs w:val="21"/>
        </w:rPr>
        <w:t>闸室底板</w:t>
      </w:r>
      <w:r w:rsidRPr="00037CF8">
        <w:rPr>
          <w:rFonts w:hint="eastAsia"/>
          <w:snapToGrid w:val="0"/>
          <w:kern w:val="0"/>
          <w:sz w:val="21"/>
          <w:szCs w:val="21"/>
        </w:rPr>
        <w:t>的最大</w:t>
      </w:r>
      <w:r w:rsidRPr="00037CF8">
        <w:rPr>
          <w:snapToGrid w:val="0"/>
          <w:kern w:val="0"/>
          <w:sz w:val="21"/>
          <w:szCs w:val="21"/>
        </w:rPr>
        <w:t>主压应力主要分布在</w:t>
      </w:r>
      <w:r w:rsidRPr="00037CF8">
        <w:rPr>
          <w:rFonts w:hint="eastAsia"/>
          <w:snapToGrid w:val="0"/>
          <w:kern w:val="0"/>
          <w:sz w:val="21"/>
          <w:szCs w:val="21"/>
        </w:rPr>
        <w:t>上、下</w:t>
      </w:r>
      <w:r w:rsidRPr="00037CF8">
        <w:rPr>
          <w:snapToGrid w:val="0"/>
          <w:kern w:val="0"/>
          <w:sz w:val="21"/>
          <w:szCs w:val="21"/>
        </w:rPr>
        <w:t>游</w:t>
      </w:r>
      <w:r w:rsidRPr="00037CF8">
        <w:rPr>
          <w:rFonts w:hint="eastAsia"/>
          <w:snapToGrid w:val="0"/>
          <w:kern w:val="0"/>
          <w:sz w:val="21"/>
          <w:szCs w:val="21"/>
        </w:rPr>
        <w:t>底</w:t>
      </w:r>
      <w:r w:rsidRPr="00037CF8">
        <w:rPr>
          <w:snapToGrid w:val="0"/>
          <w:kern w:val="0"/>
          <w:sz w:val="21"/>
          <w:szCs w:val="21"/>
        </w:rPr>
        <w:t>层</w:t>
      </w:r>
      <w:r w:rsidRPr="00037CF8">
        <w:rPr>
          <w:rFonts w:hint="eastAsia"/>
          <w:snapToGrid w:val="0"/>
          <w:kern w:val="0"/>
          <w:sz w:val="21"/>
          <w:szCs w:val="21"/>
        </w:rPr>
        <w:t>，</w:t>
      </w:r>
      <w:r w:rsidRPr="00037CF8">
        <w:rPr>
          <w:snapToGrid w:val="0"/>
          <w:kern w:val="0"/>
          <w:sz w:val="21"/>
          <w:szCs w:val="21"/>
        </w:rPr>
        <w:t>最大值为</w:t>
      </w:r>
      <w:r w:rsidRPr="00037CF8">
        <w:rPr>
          <w:rFonts w:hint="eastAsia"/>
          <w:snapToGrid w:val="0"/>
          <w:kern w:val="0"/>
          <w:sz w:val="21"/>
          <w:szCs w:val="21"/>
        </w:rPr>
        <w:t>2.06</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通航孔</w:t>
      </w:r>
      <w:r w:rsidRPr="00037CF8">
        <w:rPr>
          <w:snapToGrid w:val="0"/>
          <w:kern w:val="0"/>
          <w:sz w:val="21"/>
          <w:szCs w:val="21"/>
        </w:rPr>
        <w:t>闸室底板的最大主拉应力主要分布在上</w:t>
      </w:r>
      <w:r w:rsidRPr="00037CF8">
        <w:rPr>
          <w:rFonts w:hint="eastAsia"/>
          <w:snapToGrid w:val="0"/>
          <w:kern w:val="0"/>
          <w:sz w:val="21"/>
          <w:szCs w:val="21"/>
        </w:rPr>
        <w:t>、下</w:t>
      </w:r>
      <w:r w:rsidRPr="00037CF8">
        <w:rPr>
          <w:snapToGrid w:val="0"/>
          <w:kern w:val="0"/>
          <w:sz w:val="21"/>
          <w:szCs w:val="21"/>
        </w:rPr>
        <w:t>游</w:t>
      </w:r>
      <w:r w:rsidRPr="00037CF8">
        <w:rPr>
          <w:rFonts w:hint="eastAsia"/>
          <w:snapToGrid w:val="0"/>
          <w:kern w:val="0"/>
          <w:sz w:val="21"/>
          <w:szCs w:val="21"/>
        </w:rPr>
        <w:t>面层，</w:t>
      </w:r>
      <w:r w:rsidRPr="00037CF8">
        <w:rPr>
          <w:snapToGrid w:val="0"/>
          <w:kern w:val="0"/>
          <w:sz w:val="21"/>
          <w:szCs w:val="21"/>
        </w:rPr>
        <w:t>最大值为</w:t>
      </w:r>
      <w:r w:rsidRPr="00037CF8">
        <w:rPr>
          <w:rFonts w:hint="eastAsia"/>
          <w:snapToGrid w:val="0"/>
          <w:kern w:val="0"/>
          <w:sz w:val="21"/>
          <w:szCs w:val="21"/>
        </w:rPr>
        <w:t>2.14</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通航孔</w:t>
      </w:r>
      <w:r w:rsidRPr="00037CF8">
        <w:rPr>
          <w:snapToGrid w:val="0"/>
          <w:kern w:val="0"/>
          <w:sz w:val="21"/>
          <w:szCs w:val="21"/>
        </w:rPr>
        <w:t>闸室底板</w:t>
      </w:r>
      <w:r w:rsidRPr="00037CF8">
        <w:rPr>
          <w:rFonts w:hint="eastAsia"/>
          <w:snapToGrid w:val="0"/>
          <w:kern w:val="0"/>
          <w:sz w:val="21"/>
          <w:szCs w:val="21"/>
        </w:rPr>
        <w:t>的最大</w:t>
      </w:r>
      <w:r w:rsidRPr="00037CF8">
        <w:rPr>
          <w:snapToGrid w:val="0"/>
          <w:kern w:val="0"/>
          <w:sz w:val="21"/>
          <w:szCs w:val="21"/>
        </w:rPr>
        <w:t>主压应力主要分布在</w:t>
      </w:r>
      <w:r w:rsidRPr="00037CF8">
        <w:rPr>
          <w:rFonts w:hint="eastAsia"/>
          <w:snapToGrid w:val="0"/>
          <w:kern w:val="0"/>
          <w:sz w:val="21"/>
          <w:szCs w:val="21"/>
        </w:rPr>
        <w:t>上、下</w:t>
      </w:r>
      <w:r w:rsidRPr="00037CF8">
        <w:rPr>
          <w:snapToGrid w:val="0"/>
          <w:kern w:val="0"/>
          <w:sz w:val="21"/>
          <w:szCs w:val="21"/>
        </w:rPr>
        <w:t>游</w:t>
      </w:r>
      <w:r w:rsidRPr="00037CF8">
        <w:rPr>
          <w:rFonts w:hint="eastAsia"/>
          <w:snapToGrid w:val="0"/>
          <w:kern w:val="0"/>
          <w:sz w:val="21"/>
          <w:szCs w:val="21"/>
        </w:rPr>
        <w:t>底</w:t>
      </w:r>
      <w:r w:rsidRPr="00037CF8">
        <w:rPr>
          <w:snapToGrid w:val="0"/>
          <w:kern w:val="0"/>
          <w:sz w:val="21"/>
          <w:szCs w:val="21"/>
        </w:rPr>
        <w:t>层</w:t>
      </w:r>
      <w:r w:rsidRPr="00037CF8">
        <w:rPr>
          <w:rFonts w:hint="eastAsia"/>
          <w:snapToGrid w:val="0"/>
          <w:kern w:val="0"/>
          <w:sz w:val="21"/>
          <w:szCs w:val="21"/>
        </w:rPr>
        <w:t>，</w:t>
      </w:r>
      <w:r w:rsidRPr="00037CF8">
        <w:rPr>
          <w:snapToGrid w:val="0"/>
          <w:kern w:val="0"/>
          <w:sz w:val="21"/>
          <w:szCs w:val="21"/>
        </w:rPr>
        <w:t>最大值为</w:t>
      </w:r>
      <w:r w:rsidRPr="00037CF8">
        <w:rPr>
          <w:rFonts w:hint="eastAsia"/>
          <w:snapToGrid w:val="0"/>
          <w:kern w:val="0"/>
          <w:sz w:val="21"/>
          <w:szCs w:val="21"/>
        </w:rPr>
        <w:t>3.04</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边墩</w:t>
      </w:r>
      <w:r w:rsidRPr="00037CF8">
        <w:rPr>
          <w:snapToGrid w:val="0"/>
          <w:kern w:val="0"/>
          <w:sz w:val="21"/>
          <w:szCs w:val="21"/>
        </w:rPr>
        <w:t>最大主拉应力为</w:t>
      </w:r>
      <w:r w:rsidRPr="00037CF8">
        <w:rPr>
          <w:rFonts w:hint="eastAsia"/>
          <w:snapToGrid w:val="0"/>
          <w:kern w:val="0"/>
          <w:sz w:val="21"/>
          <w:szCs w:val="21"/>
        </w:rPr>
        <w:t>0.87</w:t>
      </w:r>
      <w:r w:rsidRPr="00037CF8">
        <w:rPr>
          <w:snapToGrid w:val="0"/>
          <w:kern w:val="0"/>
          <w:sz w:val="21"/>
          <w:szCs w:val="21"/>
        </w:rPr>
        <w:t>MPa</w:t>
      </w:r>
      <w:r w:rsidRPr="00037CF8">
        <w:rPr>
          <w:snapToGrid w:val="0"/>
          <w:kern w:val="0"/>
          <w:sz w:val="21"/>
          <w:szCs w:val="21"/>
        </w:rPr>
        <w:t>，最大主压应力为</w:t>
      </w:r>
      <w:r w:rsidRPr="00037CF8">
        <w:rPr>
          <w:rFonts w:hint="eastAsia"/>
          <w:snapToGrid w:val="0"/>
          <w:kern w:val="0"/>
          <w:sz w:val="21"/>
          <w:szCs w:val="21"/>
        </w:rPr>
        <w:t>3.49</w:t>
      </w:r>
      <w:r w:rsidRPr="00037CF8">
        <w:rPr>
          <w:snapToGrid w:val="0"/>
          <w:kern w:val="0"/>
          <w:sz w:val="21"/>
          <w:szCs w:val="21"/>
        </w:rPr>
        <w:t>MPa</w:t>
      </w:r>
      <w:r w:rsidRPr="00037CF8">
        <w:rPr>
          <w:snapToGrid w:val="0"/>
          <w:kern w:val="0"/>
          <w:sz w:val="21"/>
          <w:szCs w:val="21"/>
        </w:rPr>
        <w:t>；</w:t>
      </w:r>
      <w:r w:rsidRPr="00037CF8">
        <w:rPr>
          <w:rFonts w:hint="eastAsia"/>
          <w:snapToGrid w:val="0"/>
          <w:kern w:val="0"/>
          <w:sz w:val="21"/>
          <w:szCs w:val="21"/>
        </w:rPr>
        <w:t>中</w:t>
      </w:r>
      <w:r w:rsidRPr="00037CF8">
        <w:rPr>
          <w:snapToGrid w:val="0"/>
          <w:kern w:val="0"/>
          <w:sz w:val="21"/>
          <w:szCs w:val="21"/>
        </w:rPr>
        <w:t>墩最大主拉应力为</w:t>
      </w:r>
      <w:r w:rsidRPr="00037CF8">
        <w:rPr>
          <w:rFonts w:hint="eastAsia"/>
          <w:snapToGrid w:val="0"/>
          <w:kern w:val="0"/>
          <w:sz w:val="21"/>
          <w:szCs w:val="21"/>
        </w:rPr>
        <w:t>1.09</w:t>
      </w:r>
      <w:r w:rsidRPr="00037CF8">
        <w:rPr>
          <w:snapToGrid w:val="0"/>
          <w:kern w:val="0"/>
          <w:sz w:val="21"/>
          <w:szCs w:val="21"/>
        </w:rPr>
        <w:t>MPa</w:t>
      </w:r>
      <w:r w:rsidRPr="00037CF8">
        <w:rPr>
          <w:snapToGrid w:val="0"/>
          <w:kern w:val="0"/>
          <w:sz w:val="21"/>
          <w:szCs w:val="21"/>
        </w:rPr>
        <w:t>，最大主压应力为</w:t>
      </w:r>
      <w:r w:rsidRPr="00037CF8">
        <w:rPr>
          <w:rFonts w:hint="eastAsia"/>
          <w:snapToGrid w:val="0"/>
          <w:kern w:val="0"/>
          <w:sz w:val="21"/>
          <w:szCs w:val="21"/>
        </w:rPr>
        <w:t>3.22</w:t>
      </w:r>
      <w:r w:rsidRPr="00037CF8">
        <w:rPr>
          <w:snapToGrid w:val="0"/>
          <w:kern w:val="0"/>
          <w:sz w:val="21"/>
          <w:szCs w:val="21"/>
        </w:rPr>
        <w:t>MPa</w:t>
      </w:r>
      <w:r w:rsidRPr="00037CF8">
        <w:rPr>
          <w:rFonts w:hint="eastAsia"/>
          <w:snapToGrid w:val="0"/>
          <w:kern w:val="0"/>
          <w:sz w:val="21"/>
          <w:szCs w:val="21"/>
        </w:rPr>
        <w:t>；缝</w:t>
      </w:r>
      <w:r w:rsidRPr="00037CF8">
        <w:rPr>
          <w:snapToGrid w:val="0"/>
          <w:kern w:val="0"/>
          <w:sz w:val="21"/>
          <w:szCs w:val="21"/>
        </w:rPr>
        <w:t>墩最大主拉应力为</w:t>
      </w:r>
      <w:r w:rsidRPr="00037CF8">
        <w:rPr>
          <w:rFonts w:hint="eastAsia"/>
          <w:snapToGrid w:val="0"/>
          <w:kern w:val="0"/>
          <w:sz w:val="21"/>
          <w:szCs w:val="21"/>
        </w:rPr>
        <w:t>1.15</w:t>
      </w:r>
      <w:r w:rsidRPr="00037CF8">
        <w:rPr>
          <w:snapToGrid w:val="0"/>
          <w:kern w:val="0"/>
          <w:sz w:val="21"/>
          <w:szCs w:val="21"/>
        </w:rPr>
        <w:t>MPa</w:t>
      </w:r>
      <w:r w:rsidRPr="00037CF8">
        <w:rPr>
          <w:snapToGrid w:val="0"/>
          <w:kern w:val="0"/>
          <w:sz w:val="21"/>
          <w:szCs w:val="21"/>
        </w:rPr>
        <w:t>，最大主压应力为</w:t>
      </w:r>
      <w:r w:rsidRPr="00037CF8">
        <w:rPr>
          <w:rFonts w:hint="eastAsia"/>
          <w:snapToGrid w:val="0"/>
          <w:kern w:val="0"/>
          <w:sz w:val="21"/>
          <w:szCs w:val="21"/>
        </w:rPr>
        <w:t>3.53</w:t>
      </w:r>
      <w:r w:rsidRPr="00037CF8">
        <w:rPr>
          <w:snapToGrid w:val="0"/>
          <w:kern w:val="0"/>
          <w:sz w:val="21"/>
          <w:szCs w:val="21"/>
        </w:rPr>
        <w:t>MPa</w:t>
      </w:r>
      <w:r w:rsidRPr="00037CF8">
        <w:rPr>
          <w:rFonts w:hint="eastAsia"/>
          <w:snapToGrid w:val="0"/>
          <w:kern w:val="0"/>
          <w:sz w:val="21"/>
          <w:szCs w:val="21"/>
        </w:rPr>
        <w:t>；交通桥面层</w:t>
      </w:r>
      <w:r w:rsidRPr="00037CF8">
        <w:rPr>
          <w:snapToGrid w:val="0"/>
          <w:kern w:val="0"/>
          <w:sz w:val="21"/>
          <w:szCs w:val="21"/>
        </w:rPr>
        <w:t>最大主拉应力为</w:t>
      </w:r>
      <w:r w:rsidRPr="00037CF8">
        <w:rPr>
          <w:rFonts w:hint="eastAsia"/>
          <w:snapToGrid w:val="0"/>
          <w:kern w:val="0"/>
          <w:sz w:val="21"/>
          <w:szCs w:val="21"/>
        </w:rPr>
        <w:t>1.81</w:t>
      </w:r>
      <w:r w:rsidRPr="00037CF8">
        <w:rPr>
          <w:snapToGrid w:val="0"/>
          <w:kern w:val="0"/>
          <w:sz w:val="21"/>
          <w:szCs w:val="21"/>
        </w:rPr>
        <w:t>MPa</w:t>
      </w:r>
      <w:r w:rsidRPr="00037CF8">
        <w:rPr>
          <w:snapToGrid w:val="0"/>
          <w:kern w:val="0"/>
          <w:sz w:val="21"/>
          <w:szCs w:val="21"/>
        </w:rPr>
        <w:t>，最大主压应力为</w:t>
      </w:r>
      <w:r w:rsidRPr="00037CF8">
        <w:rPr>
          <w:rFonts w:hint="eastAsia"/>
          <w:snapToGrid w:val="0"/>
          <w:kern w:val="0"/>
          <w:sz w:val="21"/>
          <w:szCs w:val="21"/>
        </w:rPr>
        <w:t>1.83</w:t>
      </w:r>
      <w:r w:rsidRPr="00037CF8">
        <w:rPr>
          <w:snapToGrid w:val="0"/>
          <w:kern w:val="0"/>
          <w:sz w:val="21"/>
          <w:szCs w:val="21"/>
        </w:rPr>
        <w:t>MPa</w:t>
      </w:r>
      <w:r w:rsidRPr="00037CF8">
        <w:rPr>
          <w:rFonts w:hint="eastAsia"/>
          <w:snapToGrid w:val="0"/>
          <w:kern w:val="0"/>
          <w:sz w:val="21"/>
          <w:szCs w:val="21"/>
        </w:rPr>
        <w:t>；交通桥底层</w:t>
      </w:r>
      <w:r w:rsidRPr="00037CF8">
        <w:rPr>
          <w:snapToGrid w:val="0"/>
          <w:kern w:val="0"/>
          <w:sz w:val="21"/>
          <w:szCs w:val="21"/>
        </w:rPr>
        <w:t>最大主拉应力为</w:t>
      </w:r>
      <w:r w:rsidRPr="00037CF8">
        <w:rPr>
          <w:rFonts w:hint="eastAsia"/>
          <w:snapToGrid w:val="0"/>
          <w:kern w:val="0"/>
          <w:sz w:val="21"/>
          <w:szCs w:val="21"/>
        </w:rPr>
        <w:t>2.04</w:t>
      </w:r>
      <w:r w:rsidRPr="00037CF8">
        <w:rPr>
          <w:snapToGrid w:val="0"/>
          <w:kern w:val="0"/>
          <w:sz w:val="21"/>
          <w:szCs w:val="21"/>
        </w:rPr>
        <w:t>MPa</w:t>
      </w:r>
      <w:r w:rsidRPr="00037CF8">
        <w:rPr>
          <w:snapToGrid w:val="0"/>
          <w:kern w:val="0"/>
          <w:sz w:val="21"/>
          <w:szCs w:val="21"/>
        </w:rPr>
        <w:t>，最大主压应力为</w:t>
      </w:r>
      <w:r w:rsidRPr="00037CF8">
        <w:rPr>
          <w:rFonts w:hint="eastAsia"/>
          <w:snapToGrid w:val="0"/>
          <w:kern w:val="0"/>
          <w:sz w:val="21"/>
          <w:szCs w:val="21"/>
        </w:rPr>
        <w:t>1.96</w:t>
      </w:r>
      <w:r w:rsidRPr="00037CF8">
        <w:rPr>
          <w:snapToGrid w:val="0"/>
          <w:kern w:val="0"/>
          <w:sz w:val="21"/>
          <w:szCs w:val="21"/>
        </w:rPr>
        <w:t>MPa</w:t>
      </w:r>
      <w:r w:rsidRPr="00037CF8">
        <w:rPr>
          <w:rFonts w:hint="eastAsia"/>
          <w:snapToGrid w:val="0"/>
          <w:kern w:val="0"/>
          <w:sz w:val="21"/>
          <w:szCs w:val="21"/>
        </w:rPr>
        <w:t>。</w:t>
      </w:r>
    </w:p>
    <w:p w:rsidR="00820973" w:rsidRPr="00037CF8" w:rsidRDefault="00820973" w:rsidP="00037CF8">
      <w:pPr>
        <w:pStyle w:val="31"/>
        <w:spacing w:after="0" w:line="320" w:lineRule="exact"/>
        <w:ind w:firstLineChars="200" w:firstLine="420"/>
        <w:rPr>
          <w:snapToGrid w:val="0"/>
          <w:kern w:val="0"/>
          <w:sz w:val="21"/>
          <w:szCs w:val="21"/>
        </w:rPr>
      </w:pPr>
      <w:r w:rsidRPr="00037CF8">
        <w:rPr>
          <w:snapToGrid w:val="0"/>
          <w:kern w:val="0"/>
          <w:sz w:val="21"/>
          <w:szCs w:val="21"/>
        </w:rPr>
        <w:t>各种强度等级的混凝土容许拉应力与容许压应力值见表</w:t>
      </w:r>
      <w:r w:rsidR="00DD7D86">
        <w:rPr>
          <w:rFonts w:hint="eastAsia"/>
          <w:snapToGrid w:val="0"/>
          <w:kern w:val="0"/>
          <w:sz w:val="21"/>
          <w:szCs w:val="21"/>
        </w:rPr>
        <w:t>4.</w:t>
      </w:r>
      <w:r w:rsidR="00483746">
        <w:rPr>
          <w:rFonts w:hint="eastAsia"/>
          <w:snapToGrid w:val="0"/>
          <w:kern w:val="0"/>
          <w:sz w:val="21"/>
          <w:szCs w:val="21"/>
        </w:rPr>
        <w:t>7</w:t>
      </w:r>
      <w:r w:rsidRPr="00037CF8">
        <w:rPr>
          <w:snapToGrid w:val="0"/>
          <w:kern w:val="0"/>
          <w:sz w:val="21"/>
          <w:szCs w:val="21"/>
        </w:rPr>
        <w:t>。</w:t>
      </w:r>
    </w:p>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DD7D86">
        <w:rPr>
          <w:rFonts w:eastAsia="宋体" w:hint="eastAsia"/>
          <w:b w:val="0"/>
          <w:color w:val="000000"/>
          <w:sz w:val="18"/>
          <w:szCs w:val="18"/>
        </w:rPr>
        <w:t>4.</w:t>
      </w:r>
      <w:r w:rsidR="00483746">
        <w:rPr>
          <w:rFonts w:eastAsia="宋体" w:hint="eastAsia"/>
          <w:b w:val="0"/>
          <w:color w:val="000000"/>
          <w:sz w:val="18"/>
          <w:szCs w:val="18"/>
        </w:rPr>
        <w:t>7</w:t>
      </w:r>
      <w:r w:rsidR="00DD7D86">
        <w:rPr>
          <w:rFonts w:eastAsia="宋体" w:hint="eastAsia"/>
          <w:b w:val="0"/>
          <w:color w:val="000000"/>
          <w:sz w:val="18"/>
          <w:szCs w:val="18"/>
        </w:rPr>
        <w:t xml:space="preserve">  </w:t>
      </w:r>
      <w:r w:rsidRPr="0017332F">
        <w:rPr>
          <w:rFonts w:eastAsia="宋体"/>
          <w:b w:val="0"/>
          <w:color w:val="000000"/>
          <w:sz w:val="18"/>
          <w:szCs w:val="18"/>
        </w:rPr>
        <w:t>混凝土容许拉应力与容许压应力值表</w:t>
      </w:r>
    </w:p>
    <w:tbl>
      <w:tblPr>
        <w:tblW w:w="5000" w:type="pct"/>
        <w:jc w:val="center"/>
        <w:tblInd w:w="0" w:type="dxa"/>
        <w:tblBorders>
          <w:top w:val="single" w:sz="12" w:space="0" w:color="auto"/>
          <w:bottom w:val="single" w:sz="12" w:space="0" w:color="auto"/>
          <w:insideH w:val="single" w:sz="12" w:space="0" w:color="auto"/>
        </w:tblBorders>
        <w:tblLook w:val="04A0" w:firstRow="1" w:lastRow="0" w:firstColumn="1" w:lastColumn="0" w:noHBand="0" w:noVBand="1"/>
      </w:tblPr>
      <w:tblGrid>
        <w:gridCol w:w="675"/>
        <w:gridCol w:w="1134"/>
        <w:gridCol w:w="1134"/>
        <w:gridCol w:w="1770"/>
      </w:tblGrid>
      <w:tr w:rsidR="00820973" w:rsidRPr="0017332F" w:rsidTr="00DD7D86">
        <w:trPr>
          <w:trHeight w:val="624"/>
          <w:jc w:val="center"/>
        </w:trPr>
        <w:tc>
          <w:tcPr>
            <w:tcW w:w="716" w:type="pct"/>
            <w:vAlign w:val="center"/>
          </w:tcPr>
          <w:p w:rsidR="00820973" w:rsidRPr="0017332F" w:rsidRDefault="00820973" w:rsidP="00DD7D86">
            <w:pPr>
              <w:pStyle w:val="af1"/>
              <w:spacing w:line="240" w:lineRule="auto"/>
              <w:jc w:val="center"/>
              <w:rPr>
                <w:sz w:val="18"/>
                <w:szCs w:val="18"/>
              </w:rPr>
            </w:pPr>
            <w:r w:rsidRPr="0017332F">
              <w:rPr>
                <w:sz w:val="18"/>
                <w:szCs w:val="18"/>
              </w:rPr>
              <w:t>强度等级</w:t>
            </w:r>
          </w:p>
        </w:tc>
        <w:tc>
          <w:tcPr>
            <w:tcW w:w="1203" w:type="pct"/>
            <w:vAlign w:val="center"/>
          </w:tcPr>
          <w:p w:rsidR="00820973" w:rsidRPr="0017332F" w:rsidRDefault="00820973" w:rsidP="00DD7D86">
            <w:pPr>
              <w:pStyle w:val="af1"/>
              <w:spacing w:line="240" w:lineRule="auto"/>
              <w:jc w:val="center"/>
              <w:rPr>
                <w:sz w:val="18"/>
                <w:szCs w:val="18"/>
              </w:rPr>
            </w:pPr>
            <w:r w:rsidRPr="0017332F">
              <w:rPr>
                <w:sz w:val="18"/>
                <w:szCs w:val="18"/>
              </w:rPr>
              <w:t>容许拉应力（</w:t>
            </w:r>
            <w:r w:rsidRPr="0017332F">
              <w:rPr>
                <w:sz w:val="18"/>
                <w:szCs w:val="18"/>
              </w:rPr>
              <w:t>MPa</w:t>
            </w:r>
            <w:r w:rsidRPr="0017332F">
              <w:rPr>
                <w:sz w:val="18"/>
                <w:szCs w:val="18"/>
              </w:rPr>
              <w:t>）</w:t>
            </w:r>
          </w:p>
        </w:tc>
        <w:tc>
          <w:tcPr>
            <w:tcW w:w="1203" w:type="pct"/>
            <w:vAlign w:val="center"/>
          </w:tcPr>
          <w:p w:rsidR="00820973" w:rsidRPr="0017332F" w:rsidRDefault="00820973" w:rsidP="00DD7D86">
            <w:pPr>
              <w:pStyle w:val="af1"/>
              <w:spacing w:line="240" w:lineRule="auto"/>
              <w:jc w:val="center"/>
              <w:rPr>
                <w:sz w:val="18"/>
                <w:szCs w:val="18"/>
              </w:rPr>
            </w:pPr>
            <w:r w:rsidRPr="0017332F">
              <w:rPr>
                <w:sz w:val="18"/>
                <w:szCs w:val="18"/>
              </w:rPr>
              <w:t>容许压应力（</w:t>
            </w:r>
            <w:r w:rsidRPr="0017332F">
              <w:rPr>
                <w:sz w:val="18"/>
                <w:szCs w:val="18"/>
              </w:rPr>
              <w:t>MPa</w:t>
            </w:r>
            <w:r w:rsidRPr="0017332F">
              <w:rPr>
                <w:sz w:val="18"/>
                <w:szCs w:val="18"/>
              </w:rPr>
              <w:t>）</w:t>
            </w:r>
          </w:p>
        </w:tc>
        <w:tc>
          <w:tcPr>
            <w:tcW w:w="1878" w:type="pct"/>
            <w:vAlign w:val="center"/>
          </w:tcPr>
          <w:p w:rsidR="00820973" w:rsidRPr="0017332F" w:rsidRDefault="00820973" w:rsidP="00DD7D86">
            <w:pPr>
              <w:jc w:val="center"/>
              <w:rPr>
                <w:sz w:val="18"/>
                <w:szCs w:val="18"/>
              </w:rPr>
            </w:pPr>
            <w:r w:rsidRPr="0017332F">
              <w:rPr>
                <w:sz w:val="18"/>
                <w:szCs w:val="18"/>
              </w:rPr>
              <w:t>备注</w:t>
            </w:r>
          </w:p>
        </w:tc>
      </w:tr>
      <w:tr w:rsidR="00820973" w:rsidRPr="0017332F" w:rsidTr="00DD7D86">
        <w:trPr>
          <w:trHeight w:hRule="exact" w:val="861"/>
          <w:jc w:val="center"/>
        </w:trPr>
        <w:tc>
          <w:tcPr>
            <w:tcW w:w="716" w:type="pct"/>
            <w:vAlign w:val="center"/>
          </w:tcPr>
          <w:p w:rsidR="00820973" w:rsidRPr="0017332F" w:rsidRDefault="00820973" w:rsidP="00DD7D86">
            <w:pPr>
              <w:pStyle w:val="af1"/>
              <w:spacing w:line="240" w:lineRule="auto"/>
              <w:jc w:val="center"/>
              <w:rPr>
                <w:sz w:val="18"/>
                <w:szCs w:val="18"/>
              </w:rPr>
            </w:pPr>
            <w:r w:rsidRPr="0017332F">
              <w:rPr>
                <w:sz w:val="18"/>
                <w:szCs w:val="18"/>
              </w:rPr>
              <w:t>C</w:t>
            </w:r>
            <w:r w:rsidRPr="0017332F">
              <w:rPr>
                <w:rFonts w:hint="eastAsia"/>
                <w:sz w:val="18"/>
                <w:szCs w:val="18"/>
              </w:rPr>
              <w:t>30</w:t>
            </w:r>
          </w:p>
        </w:tc>
        <w:tc>
          <w:tcPr>
            <w:tcW w:w="1203" w:type="pct"/>
            <w:vAlign w:val="center"/>
          </w:tcPr>
          <w:p w:rsidR="00820973" w:rsidRPr="0017332F" w:rsidRDefault="00820973" w:rsidP="00DD7D86">
            <w:pPr>
              <w:pStyle w:val="af1"/>
              <w:spacing w:line="240" w:lineRule="auto"/>
              <w:jc w:val="center"/>
              <w:rPr>
                <w:sz w:val="18"/>
                <w:szCs w:val="18"/>
              </w:rPr>
            </w:pPr>
            <w:r w:rsidRPr="0017332F">
              <w:rPr>
                <w:sz w:val="18"/>
                <w:szCs w:val="18"/>
              </w:rPr>
              <w:t>0.5</w:t>
            </w:r>
            <w:r w:rsidRPr="0017332F">
              <w:rPr>
                <w:rFonts w:hint="eastAsia"/>
                <w:sz w:val="18"/>
                <w:szCs w:val="18"/>
              </w:rPr>
              <w:t>72</w:t>
            </w:r>
          </w:p>
        </w:tc>
        <w:tc>
          <w:tcPr>
            <w:tcW w:w="1203" w:type="pct"/>
            <w:vAlign w:val="center"/>
          </w:tcPr>
          <w:p w:rsidR="00820973" w:rsidRPr="0017332F" w:rsidRDefault="00820973" w:rsidP="00DD7D86">
            <w:pPr>
              <w:pStyle w:val="af1"/>
              <w:spacing w:line="240" w:lineRule="auto"/>
              <w:jc w:val="center"/>
              <w:rPr>
                <w:sz w:val="18"/>
                <w:szCs w:val="18"/>
              </w:rPr>
            </w:pPr>
            <w:r w:rsidRPr="0017332F">
              <w:rPr>
                <w:rFonts w:hint="eastAsia"/>
                <w:sz w:val="18"/>
                <w:szCs w:val="18"/>
              </w:rPr>
              <w:t>9.295</w:t>
            </w:r>
          </w:p>
        </w:tc>
        <w:tc>
          <w:tcPr>
            <w:tcW w:w="1878" w:type="pct"/>
            <w:vAlign w:val="center"/>
          </w:tcPr>
          <w:p w:rsidR="00820973" w:rsidRPr="0017332F" w:rsidRDefault="00820973" w:rsidP="00DD7D86">
            <w:pPr>
              <w:jc w:val="center"/>
              <w:rPr>
                <w:sz w:val="18"/>
                <w:szCs w:val="18"/>
              </w:rPr>
            </w:pPr>
            <w:r w:rsidRPr="0017332F">
              <w:rPr>
                <w:sz w:val="18"/>
                <w:szCs w:val="18"/>
              </w:rPr>
              <w:t>容许拉应力</w:t>
            </w:r>
            <w:r w:rsidRPr="0017332F">
              <w:rPr>
                <w:sz w:val="18"/>
                <w:szCs w:val="18"/>
              </w:rPr>
              <w:t>=0.40f</w:t>
            </w:r>
            <w:r w:rsidRPr="0017332F">
              <w:rPr>
                <w:sz w:val="18"/>
                <w:szCs w:val="18"/>
                <w:vertAlign w:val="subscript"/>
              </w:rPr>
              <w:t>t</w:t>
            </w:r>
          </w:p>
          <w:p w:rsidR="00820973" w:rsidRPr="0017332F" w:rsidRDefault="00820973" w:rsidP="00DD7D86">
            <w:pPr>
              <w:jc w:val="center"/>
              <w:rPr>
                <w:sz w:val="18"/>
                <w:szCs w:val="18"/>
              </w:rPr>
            </w:pPr>
            <w:r w:rsidRPr="0017332F">
              <w:rPr>
                <w:sz w:val="18"/>
                <w:szCs w:val="18"/>
              </w:rPr>
              <w:t>容许压应力</w:t>
            </w:r>
            <w:r w:rsidRPr="0017332F">
              <w:rPr>
                <w:sz w:val="18"/>
                <w:szCs w:val="18"/>
              </w:rPr>
              <w:t>=0.65 f</w:t>
            </w:r>
            <w:r w:rsidRPr="0017332F">
              <w:rPr>
                <w:sz w:val="18"/>
                <w:szCs w:val="18"/>
                <w:vertAlign w:val="subscript"/>
              </w:rPr>
              <w:t>c</w:t>
            </w:r>
          </w:p>
        </w:tc>
      </w:tr>
    </w:tbl>
    <w:p w:rsidR="00820973" w:rsidRPr="00037CF8" w:rsidRDefault="00820973" w:rsidP="00037CF8">
      <w:pPr>
        <w:pStyle w:val="31"/>
        <w:spacing w:after="0" w:line="320" w:lineRule="exact"/>
        <w:ind w:firstLineChars="200" w:firstLine="420"/>
        <w:rPr>
          <w:snapToGrid w:val="0"/>
          <w:kern w:val="0"/>
          <w:sz w:val="21"/>
          <w:szCs w:val="21"/>
        </w:rPr>
      </w:pPr>
      <w:r w:rsidRPr="00037CF8">
        <w:rPr>
          <w:snapToGrid w:val="0"/>
          <w:kern w:val="0"/>
          <w:sz w:val="21"/>
          <w:szCs w:val="21"/>
        </w:rPr>
        <w:t>由表</w:t>
      </w:r>
      <w:r w:rsidR="00DD7D86">
        <w:rPr>
          <w:rFonts w:hint="eastAsia"/>
          <w:snapToGrid w:val="0"/>
          <w:kern w:val="0"/>
          <w:sz w:val="21"/>
          <w:szCs w:val="21"/>
        </w:rPr>
        <w:t>4.10</w:t>
      </w:r>
      <w:r w:rsidRPr="00037CF8">
        <w:rPr>
          <w:snapToGrid w:val="0"/>
          <w:kern w:val="0"/>
          <w:sz w:val="21"/>
          <w:szCs w:val="21"/>
        </w:rPr>
        <w:t>可知，闸室底板底层、面层、</w:t>
      </w:r>
      <w:r w:rsidRPr="00037CF8">
        <w:rPr>
          <w:rFonts w:hint="eastAsia"/>
          <w:snapToGrid w:val="0"/>
          <w:kern w:val="0"/>
          <w:sz w:val="21"/>
          <w:szCs w:val="21"/>
        </w:rPr>
        <w:t>交通桥、</w:t>
      </w:r>
      <w:r w:rsidRPr="00037CF8">
        <w:rPr>
          <w:snapToGrid w:val="0"/>
          <w:kern w:val="0"/>
          <w:sz w:val="21"/>
          <w:szCs w:val="21"/>
        </w:rPr>
        <w:t>闸墩的最大主拉应力均超过了混凝土的允许拉应力，故底板底层、面层、</w:t>
      </w:r>
      <w:r w:rsidRPr="00037CF8">
        <w:rPr>
          <w:rFonts w:hint="eastAsia"/>
          <w:snapToGrid w:val="0"/>
          <w:kern w:val="0"/>
          <w:sz w:val="21"/>
          <w:szCs w:val="21"/>
        </w:rPr>
        <w:t>交通桥、</w:t>
      </w:r>
      <w:r w:rsidRPr="00037CF8">
        <w:rPr>
          <w:snapToGrid w:val="0"/>
          <w:kern w:val="0"/>
          <w:sz w:val="21"/>
          <w:szCs w:val="21"/>
        </w:rPr>
        <w:t>闸墩混凝土的抗拉强度均不满足要求，最大主压应力未超过混凝土的允许压应力，故混凝土的抗压强度满足要求。</w:t>
      </w:r>
    </w:p>
    <w:p w:rsidR="00820973" w:rsidRDefault="00483746" w:rsidP="00483746">
      <w:pPr>
        <w:spacing w:line="360" w:lineRule="auto"/>
      </w:pPr>
      <w:r w:rsidRPr="00483746">
        <w:rPr>
          <w:rFonts w:hint="eastAsia"/>
          <w:b/>
          <w:szCs w:val="21"/>
        </w:rPr>
        <w:t xml:space="preserve">4.2 </w:t>
      </w:r>
      <w:r w:rsidR="00820973" w:rsidRPr="00483746">
        <w:rPr>
          <w:b/>
          <w:szCs w:val="21"/>
        </w:rPr>
        <w:t>闸室结构承载能力复核</w:t>
      </w:r>
    </w:p>
    <w:p w:rsidR="00820973" w:rsidRDefault="00820973" w:rsidP="00037CF8">
      <w:pPr>
        <w:pStyle w:val="31"/>
        <w:spacing w:after="0" w:line="320" w:lineRule="exact"/>
        <w:ind w:firstLineChars="200" w:firstLine="420"/>
        <w:rPr>
          <w:rFonts w:hint="eastAsia"/>
          <w:snapToGrid w:val="0"/>
          <w:kern w:val="0"/>
          <w:sz w:val="21"/>
          <w:szCs w:val="21"/>
        </w:rPr>
      </w:pPr>
      <w:r w:rsidRPr="00037CF8">
        <w:rPr>
          <w:snapToGrid w:val="0"/>
          <w:kern w:val="0"/>
          <w:sz w:val="21"/>
          <w:szCs w:val="21"/>
        </w:rPr>
        <w:t>依据应力计算成果，对闸室结构承载能力复核，计算时，根据检测结果，当检测结果混凝土强度等级大于设计强度等级时，混凝土强度等级</w:t>
      </w:r>
      <w:r w:rsidRPr="00037CF8">
        <w:rPr>
          <w:snapToGrid w:val="0"/>
          <w:kern w:val="0"/>
          <w:sz w:val="21"/>
          <w:szCs w:val="21"/>
        </w:rPr>
        <w:lastRenderedPageBreak/>
        <w:t>应用设计强度等级；当检测结果混凝土强度等级小于设计强度等级时，混凝土强度等级应用检测的混凝土强度等级。计算时考虑碳化的影响，混凝土保护层厚度应用实测保护层厚度。闸室结构承载能力计算成果见表</w:t>
      </w:r>
      <w:r w:rsidR="0084294A">
        <w:rPr>
          <w:rFonts w:hint="eastAsia"/>
          <w:snapToGrid w:val="0"/>
          <w:kern w:val="0"/>
          <w:sz w:val="21"/>
          <w:szCs w:val="21"/>
        </w:rPr>
        <w:t>4.</w:t>
      </w:r>
      <w:r w:rsidR="00483746">
        <w:rPr>
          <w:rFonts w:hint="eastAsia"/>
          <w:snapToGrid w:val="0"/>
          <w:kern w:val="0"/>
          <w:sz w:val="21"/>
          <w:szCs w:val="21"/>
        </w:rPr>
        <w:t>8</w:t>
      </w:r>
      <w:r w:rsidR="0084294A">
        <w:rPr>
          <w:rFonts w:hint="eastAsia"/>
          <w:snapToGrid w:val="0"/>
          <w:kern w:val="0"/>
          <w:sz w:val="21"/>
          <w:szCs w:val="21"/>
        </w:rPr>
        <w:t>~</w:t>
      </w:r>
      <w:r w:rsidRPr="00037CF8">
        <w:rPr>
          <w:snapToGrid w:val="0"/>
          <w:kern w:val="0"/>
          <w:sz w:val="21"/>
          <w:szCs w:val="21"/>
        </w:rPr>
        <w:t>表</w:t>
      </w:r>
      <w:r w:rsidR="0084294A">
        <w:rPr>
          <w:rFonts w:hint="eastAsia"/>
          <w:snapToGrid w:val="0"/>
          <w:kern w:val="0"/>
          <w:sz w:val="21"/>
          <w:szCs w:val="21"/>
        </w:rPr>
        <w:t>4.</w:t>
      </w:r>
      <w:r w:rsidR="00483746">
        <w:rPr>
          <w:rFonts w:hint="eastAsia"/>
          <w:snapToGrid w:val="0"/>
          <w:kern w:val="0"/>
          <w:sz w:val="21"/>
          <w:szCs w:val="21"/>
        </w:rPr>
        <w:t>10</w:t>
      </w:r>
      <w:r w:rsidRPr="00037CF8">
        <w:rPr>
          <w:snapToGrid w:val="0"/>
          <w:kern w:val="0"/>
          <w:sz w:val="21"/>
          <w:szCs w:val="21"/>
        </w:rPr>
        <w:t>。</w:t>
      </w:r>
    </w:p>
    <w:p w:rsidR="0084294A" w:rsidRDefault="0084294A" w:rsidP="00037CF8">
      <w:pPr>
        <w:pStyle w:val="31"/>
        <w:spacing w:after="0" w:line="320" w:lineRule="exact"/>
        <w:ind w:firstLineChars="200" w:firstLine="420"/>
        <w:rPr>
          <w:rFonts w:hint="eastAsia"/>
          <w:snapToGrid w:val="0"/>
          <w:kern w:val="0"/>
          <w:sz w:val="21"/>
          <w:szCs w:val="21"/>
        </w:rPr>
      </w:pPr>
    </w:p>
    <w:p w:rsidR="0084294A" w:rsidRDefault="0084294A" w:rsidP="00037CF8">
      <w:pPr>
        <w:pStyle w:val="31"/>
        <w:spacing w:after="0" w:line="320" w:lineRule="exact"/>
        <w:ind w:firstLineChars="200" w:firstLine="420"/>
        <w:rPr>
          <w:rFonts w:hint="eastAsia"/>
          <w:snapToGrid w:val="0"/>
          <w:kern w:val="0"/>
          <w:sz w:val="21"/>
          <w:szCs w:val="21"/>
        </w:rPr>
      </w:pPr>
    </w:p>
    <w:p w:rsidR="0084294A" w:rsidRDefault="0084294A" w:rsidP="00037CF8">
      <w:pPr>
        <w:pStyle w:val="31"/>
        <w:spacing w:after="0" w:line="320" w:lineRule="exact"/>
        <w:ind w:firstLineChars="200" w:firstLine="420"/>
        <w:rPr>
          <w:rFonts w:hint="eastAsia"/>
          <w:snapToGrid w:val="0"/>
          <w:kern w:val="0"/>
          <w:sz w:val="21"/>
          <w:szCs w:val="21"/>
        </w:rPr>
      </w:pPr>
    </w:p>
    <w:p w:rsidR="0084294A" w:rsidRDefault="0084294A" w:rsidP="00037CF8">
      <w:pPr>
        <w:pStyle w:val="31"/>
        <w:spacing w:after="0" w:line="320" w:lineRule="exact"/>
        <w:ind w:firstLineChars="200" w:firstLine="420"/>
        <w:rPr>
          <w:rFonts w:hint="eastAsia"/>
          <w:snapToGrid w:val="0"/>
          <w:kern w:val="0"/>
          <w:sz w:val="21"/>
          <w:szCs w:val="21"/>
        </w:rPr>
      </w:pPr>
    </w:p>
    <w:p w:rsidR="0084294A" w:rsidRPr="00037CF8" w:rsidRDefault="0084294A" w:rsidP="00037CF8">
      <w:pPr>
        <w:pStyle w:val="31"/>
        <w:spacing w:after="0" w:line="320" w:lineRule="exact"/>
        <w:ind w:firstLineChars="200" w:firstLine="420"/>
        <w:rPr>
          <w:snapToGrid w:val="0"/>
          <w:kern w:val="0"/>
          <w:sz w:val="21"/>
          <w:szCs w:val="21"/>
        </w:rPr>
      </w:pPr>
    </w:p>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84294A">
        <w:rPr>
          <w:rFonts w:eastAsia="宋体" w:hint="eastAsia"/>
          <w:b w:val="0"/>
          <w:color w:val="000000"/>
          <w:sz w:val="18"/>
          <w:szCs w:val="18"/>
        </w:rPr>
        <w:t>4.</w:t>
      </w:r>
      <w:r w:rsidR="00483746">
        <w:rPr>
          <w:rFonts w:eastAsia="宋体" w:hint="eastAsia"/>
          <w:b w:val="0"/>
          <w:color w:val="000000"/>
          <w:sz w:val="18"/>
          <w:szCs w:val="18"/>
        </w:rPr>
        <w:t>8</w:t>
      </w:r>
      <w:r w:rsidR="0084294A">
        <w:rPr>
          <w:rFonts w:eastAsia="宋体" w:hint="eastAsia"/>
          <w:b w:val="0"/>
          <w:color w:val="000000"/>
          <w:sz w:val="18"/>
          <w:szCs w:val="18"/>
        </w:rPr>
        <w:t xml:space="preserve">  </w:t>
      </w:r>
      <w:r w:rsidRPr="0017332F">
        <w:rPr>
          <w:rFonts w:eastAsia="宋体" w:hint="eastAsia"/>
          <w:b w:val="0"/>
          <w:color w:val="000000"/>
          <w:sz w:val="18"/>
          <w:szCs w:val="18"/>
        </w:rPr>
        <w:t>泄洪孔单联</w:t>
      </w:r>
      <w:r w:rsidRPr="0017332F">
        <w:rPr>
          <w:rFonts w:eastAsia="宋体"/>
          <w:b w:val="0"/>
          <w:color w:val="000000"/>
          <w:sz w:val="18"/>
          <w:szCs w:val="18"/>
        </w:rPr>
        <w:t>闸室结构承载力计算成果表</w:t>
      </w:r>
    </w:p>
    <w:tbl>
      <w:tblPr>
        <w:tblW w:w="5000" w:type="pct"/>
        <w:jc w:val="center"/>
        <w:tblInd w:w="0" w:type="dxa"/>
        <w:tblBorders>
          <w:top w:val="single" w:sz="12" w:space="0" w:color="auto"/>
          <w:bottom w:val="single" w:sz="12" w:space="0" w:color="auto"/>
        </w:tblBorders>
        <w:tblLook w:val="04A0" w:firstRow="1" w:lastRow="0" w:firstColumn="1" w:lastColumn="0" w:noHBand="0" w:noVBand="1"/>
      </w:tblPr>
      <w:tblGrid>
        <w:gridCol w:w="675"/>
        <w:gridCol w:w="540"/>
        <w:gridCol w:w="794"/>
        <w:gridCol w:w="636"/>
        <w:gridCol w:w="636"/>
        <w:gridCol w:w="711"/>
        <w:gridCol w:w="721"/>
      </w:tblGrid>
      <w:tr w:rsidR="00820973" w:rsidTr="0084294A">
        <w:trPr>
          <w:trHeight w:val="397"/>
          <w:jc w:val="center"/>
        </w:trPr>
        <w:tc>
          <w:tcPr>
            <w:tcW w:w="1289" w:type="pct"/>
            <w:gridSpan w:val="2"/>
            <w:tcBorders>
              <w:top w:val="single" w:sz="12" w:space="0" w:color="auto"/>
              <w:bottom w:val="single" w:sz="12" w:space="0" w:color="auto"/>
            </w:tcBorders>
            <w:vAlign w:val="center"/>
          </w:tcPr>
          <w:p w:rsidR="00820973" w:rsidRDefault="00820973" w:rsidP="00820973">
            <w:pPr>
              <w:jc w:val="center"/>
              <w:rPr>
                <w:szCs w:val="21"/>
              </w:rPr>
            </w:pPr>
            <w:r>
              <w:rPr>
                <w:szCs w:val="21"/>
              </w:rPr>
              <w:t>构件名称</w:t>
            </w:r>
          </w:p>
        </w:tc>
        <w:tc>
          <w:tcPr>
            <w:tcW w:w="842" w:type="pct"/>
            <w:tcBorders>
              <w:bottom w:val="nil"/>
            </w:tcBorders>
            <w:vAlign w:val="center"/>
          </w:tcPr>
          <w:p w:rsidR="00820973" w:rsidRDefault="00820973" w:rsidP="00820973">
            <w:pPr>
              <w:jc w:val="center"/>
              <w:rPr>
                <w:szCs w:val="21"/>
              </w:rPr>
            </w:pPr>
            <w:r>
              <w:rPr>
                <w:szCs w:val="21"/>
              </w:rPr>
              <w:t>计算弯矩</w:t>
            </w:r>
            <w:r>
              <w:rPr>
                <w:i/>
                <w:szCs w:val="21"/>
              </w:rPr>
              <w:t>M</w:t>
            </w:r>
            <w:r>
              <w:rPr>
                <w:i/>
                <w:szCs w:val="21"/>
                <w:vertAlign w:val="subscript"/>
              </w:rPr>
              <w:t>max</w:t>
            </w:r>
            <w:r w:rsidR="00AD2BF9">
              <w:rPr>
                <w:szCs w:val="21"/>
              </w:rPr>
              <w:t xml:space="preserve"> kN.m</w:t>
            </w:r>
          </w:p>
        </w:tc>
        <w:tc>
          <w:tcPr>
            <w:tcW w:w="675" w:type="pct"/>
            <w:tcBorders>
              <w:bottom w:val="nil"/>
            </w:tcBorders>
            <w:vAlign w:val="center"/>
          </w:tcPr>
          <w:p w:rsidR="00820973" w:rsidRDefault="00820973" w:rsidP="00820973">
            <w:pPr>
              <w:jc w:val="center"/>
              <w:rPr>
                <w:szCs w:val="21"/>
              </w:rPr>
            </w:pPr>
            <w:r>
              <w:rPr>
                <w:szCs w:val="21"/>
              </w:rPr>
              <w:t>计算配筋</w:t>
            </w:r>
            <w:r>
              <w:rPr>
                <w:i/>
                <w:szCs w:val="21"/>
              </w:rPr>
              <w:t>A</w:t>
            </w:r>
            <w:r>
              <w:rPr>
                <w:i/>
                <w:szCs w:val="21"/>
                <w:vertAlign w:val="subscript"/>
              </w:rPr>
              <w:t>s</w:t>
            </w:r>
            <w:r w:rsidR="00AD2BF9">
              <w:rPr>
                <w:szCs w:val="21"/>
              </w:rPr>
              <w:t xml:space="preserve"> mm</w:t>
            </w:r>
            <w:r w:rsidR="00AD2BF9">
              <w:rPr>
                <w:szCs w:val="21"/>
                <w:vertAlign w:val="superscript"/>
              </w:rPr>
              <w:t>2</w:t>
            </w:r>
          </w:p>
        </w:tc>
        <w:tc>
          <w:tcPr>
            <w:tcW w:w="675" w:type="pct"/>
            <w:tcBorders>
              <w:bottom w:val="nil"/>
            </w:tcBorders>
            <w:vAlign w:val="center"/>
          </w:tcPr>
          <w:p w:rsidR="00820973" w:rsidRDefault="00820973" w:rsidP="00820973">
            <w:pPr>
              <w:jc w:val="center"/>
              <w:rPr>
                <w:szCs w:val="21"/>
              </w:rPr>
            </w:pPr>
            <w:r>
              <w:rPr>
                <w:szCs w:val="21"/>
              </w:rPr>
              <w:t>实际配筋</w:t>
            </w:r>
            <w:r>
              <w:rPr>
                <w:i/>
                <w:szCs w:val="21"/>
              </w:rPr>
              <w:t>A</w:t>
            </w:r>
            <w:r>
              <w:rPr>
                <w:i/>
                <w:szCs w:val="21"/>
                <w:vertAlign w:val="subscript"/>
              </w:rPr>
              <w:t>s</w:t>
            </w:r>
            <w:r w:rsidR="00AD2BF9">
              <w:rPr>
                <w:szCs w:val="21"/>
              </w:rPr>
              <w:t xml:space="preserve"> mm</w:t>
            </w:r>
            <w:r w:rsidR="00AD2BF9">
              <w:rPr>
                <w:szCs w:val="21"/>
                <w:vertAlign w:val="superscript"/>
              </w:rPr>
              <w:t>2</w:t>
            </w:r>
          </w:p>
        </w:tc>
        <w:tc>
          <w:tcPr>
            <w:tcW w:w="754" w:type="pct"/>
            <w:tcBorders>
              <w:top w:val="single" w:sz="12" w:space="0" w:color="auto"/>
              <w:bottom w:val="single" w:sz="12" w:space="0" w:color="auto"/>
            </w:tcBorders>
            <w:vAlign w:val="center"/>
          </w:tcPr>
          <w:p w:rsidR="00820973" w:rsidRDefault="00820973" w:rsidP="00820973">
            <w:pPr>
              <w:jc w:val="center"/>
              <w:rPr>
                <w:szCs w:val="21"/>
              </w:rPr>
            </w:pPr>
            <w:r>
              <w:rPr>
                <w:szCs w:val="21"/>
              </w:rPr>
              <w:t>承载力安全系数</w:t>
            </w:r>
          </w:p>
        </w:tc>
        <w:tc>
          <w:tcPr>
            <w:tcW w:w="765" w:type="pct"/>
            <w:tcBorders>
              <w:top w:val="single" w:sz="12" w:space="0" w:color="auto"/>
              <w:bottom w:val="single" w:sz="12" w:space="0" w:color="auto"/>
            </w:tcBorders>
            <w:vAlign w:val="center"/>
          </w:tcPr>
          <w:p w:rsidR="00820973" w:rsidRDefault="00820973" w:rsidP="00820973">
            <w:pPr>
              <w:jc w:val="center"/>
              <w:rPr>
                <w:szCs w:val="21"/>
              </w:rPr>
            </w:pPr>
            <w:r>
              <w:rPr>
                <w:szCs w:val="21"/>
              </w:rPr>
              <w:t>满足要求</w:t>
            </w:r>
          </w:p>
        </w:tc>
      </w:tr>
      <w:tr w:rsidR="0084294A" w:rsidTr="0084294A">
        <w:trPr>
          <w:trHeight w:val="397"/>
          <w:jc w:val="center"/>
        </w:trPr>
        <w:tc>
          <w:tcPr>
            <w:tcW w:w="716" w:type="pct"/>
            <w:vMerge w:val="restart"/>
            <w:tcBorders>
              <w:top w:val="single" w:sz="12" w:space="0" w:color="auto"/>
            </w:tcBorders>
            <w:vAlign w:val="center"/>
          </w:tcPr>
          <w:p w:rsidR="00820973" w:rsidRDefault="00820973" w:rsidP="0084294A">
            <w:pPr>
              <w:jc w:val="center"/>
              <w:rPr>
                <w:szCs w:val="21"/>
              </w:rPr>
            </w:pPr>
            <w:r>
              <w:rPr>
                <w:rFonts w:hint="eastAsia"/>
                <w:szCs w:val="21"/>
              </w:rPr>
              <w:t>上游段底板</w:t>
            </w:r>
          </w:p>
        </w:tc>
        <w:tc>
          <w:tcPr>
            <w:tcW w:w="573" w:type="pct"/>
            <w:tcBorders>
              <w:top w:val="single" w:sz="12" w:space="0" w:color="auto"/>
            </w:tcBorders>
            <w:vAlign w:val="center"/>
          </w:tcPr>
          <w:p w:rsidR="00820973" w:rsidRDefault="00820973" w:rsidP="00820973">
            <w:pPr>
              <w:jc w:val="center"/>
              <w:rPr>
                <w:szCs w:val="21"/>
              </w:rPr>
            </w:pPr>
            <w:r>
              <w:rPr>
                <w:szCs w:val="21"/>
              </w:rPr>
              <w:t>面层</w:t>
            </w:r>
          </w:p>
        </w:tc>
        <w:tc>
          <w:tcPr>
            <w:tcW w:w="842" w:type="pct"/>
            <w:tcBorders>
              <w:top w:val="single" w:sz="12" w:space="0" w:color="auto"/>
            </w:tcBorders>
            <w:vAlign w:val="center"/>
          </w:tcPr>
          <w:p w:rsidR="00820973" w:rsidRDefault="00820973" w:rsidP="00820973">
            <w:pPr>
              <w:jc w:val="center"/>
              <w:rPr>
                <w:szCs w:val="21"/>
              </w:rPr>
            </w:pPr>
            <w:r>
              <w:rPr>
                <w:szCs w:val="21"/>
              </w:rPr>
              <w:t xml:space="preserve">697.50 </w:t>
            </w:r>
          </w:p>
        </w:tc>
        <w:tc>
          <w:tcPr>
            <w:tcW w:w="675" w:type="pct"/>
            <w:tcBorders>
              <w:top w:val="single" w:sz="12" w:space="0" w:color="auto"/>
            </w:tcBorders>
            <w:vAlign w:val="center"/>
          </w:tcPr>
          <w:p w:rsidR="00820973" w:rsidRDefault="00820973" w:rsidP="00820973">
            <w:pPr>
              <w:jc w:val="center"/>
              <w:rPr>
                <w:szCs w:val="21"/>
              </w:rPr>
            </w:pPr>
            <w:r>
              <w:rPr>
                <w:szCs w:val="21"/>
              </w:rPr>
              <w:t xml:space="preserve">1952 </w:t>
            </w:r>
          </w:p>
        </w:tc>
        <w:tc>
          <w:tcPr>
            <w:tcW w:w="675" w:type="pct"/>
            <w:tcBorders>
              <w:top w:val="single" w:sz="12" w:space="0" w:color="auto"/>
            </w:tcBorders>
            <w:vAlign w:val="center"/>
          </w:tcPr>
          <w:p w:rsidR="00820973" w:rsidRDefault="00820973" w:rsidP="00820973">
            <w:pPr>
              <w:jc w:val="center"/>
              <w:rPr>
                <w:szCs w:val="21"/>
              </w:rPr>
            </w:pPr>
            <w:r>
              <w:rPr>
                <w:szCs w:val="21"/>
              </w:rPr>
              <w:t xml:space="preserve">4909 </w:t>
            </w:r>
          </w:p>
        </w:tc>
        <w:tc>
          <w:tcPr>
            <w:tcW w:w="754" w:type="pct"/>
            <w:tcBorders>
              <w:top w:val="single" w:sz="12" w:space="0" w:color="auto"/>
            </w:tcBorders>
            <w:vAlign w:val="center"/>
          </w:tcPr>
          <w:p w:rsidR="00820973" w:rsidRDefault="00820973" w:rsidP="00820973">
            <w:pPr>
              <w:jc w:val="center"/>
              <w:rPr>
                <w:szCs w:val="21"/>
              </w:rPr>
            </w:pPr>
            <w:r>
              <w:rPr>
                <w:szCs w:val="21"/>
              </w:rPr>
              <w:t xml:space="preserve">2.52 </w:t>
            </w:r>
          </w:p>
        </w:tc>
        <w:tc>
          <w:tcPr>
            <w:tcW w:w="765" w:type="pct"/>
            <w:tcBorders>
              <w:top w:val="single" w:sz="12" w:space="0" w:color="auto"/>
            </w:tcBorders>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716" w:type="pct"/>
            <w:vMerge/>
            <w:vAlign w:val="center"/>
          </w:tcPr>
          <w:p w:rsidR="00820973" w:rsidRDefault="00820973" w:rsidP="00820973">
            <w:pPr>
              <w:ind w:firstLine="420"/>
              <w:jc w:val="center"/>
              <w:rPr>
                <w:szCs w:val="21"/>
              </w:rPr>
            </w:pPr>
          </w:p>
        </w:tc>
        <w:tc>
          <w:tcPr>
            <w:tcW w:w="573" w:type="pct"/>
            <w:vAlign w:val="center"/>
          </w:tcPr>
          <w:p w:rsidR="00820973" w:rsidRDefault="00820973" w:rsidP="00820973">
            <w:pPr>
              <w:jc w:val="center"/>
              <w:rPr>
                <w:szCs w:val="21"/>
              </w:rPr>
            </w:pPr>
            <w:r>
              <w:rPr>
                <w:szCs w:val="21"/>
              </w:rPr>
              <w:t>底层</w:t>
            </w:r>
          </w:p>
        </w:tc>
        <w:tc>
          <w:tcPr>
            <w:tcW w:w="842" w:type="pct"/>
            <w:vAlign w:val="center"/>
          </w:tcPr>
          <w:p w:rsidR="00820973" w:rsidRDefault="00820973" w:rsidP="00820973">
            <w:pPr>
              <w:jc w:val="center"/>
              <w:rPr>
                <w:szCs w:val="21"/>
              </w:rPr>
            </w:pPr>
            <w:r>
              <w:rPr>
                <w:szCs w:val="21"/>
              </w:rPr>
              <w:t xml:space="preserve">187.50 </w:t>
            </w:r>
          </w:p>
        </w:tc>
        <w:tc>
          <w:tcPr>
            <w:tcW w:w="675" w:type="pct"/>
            <w:vAlign w:val="center"/>
          </w:tcPr>
          <w:p w:rsidR="00820973" w:rsidRDefault="00820973" w:rsidP="00820973">
            <w:pPr>
              <w:jc w:val="center"/>
              <w:rPr>
                <w:szCs w:val="21"/>
              </w:rPr>
            </w:pPr>
            <w:r>
              <w:rPr>
                <w:szCs w:val="21"/>
              </w:rPr>
              <w:t xml:space="preserve">519 </w:t>
            </w:r>
          </w:p>
        </w:tc>
        <w:tc>
          <w:tcPr>
            <w:tcW w:w="675" w:type="pct"/>
            <w:vAlign w:val="center"/>
          </w:tcPr>
          <w:p w:rsidR="00820973" w:rsidRDefault="00820973" w:rsidP="00820973">
            <w:pPr>
              <w:jc w:val="center"/>
              <w:rPr>
                <w:szCs w:val="21"/>
              </w:rPr>
            </w:pPr>
            <w:r>
              <w:rPr>
                <w:szCs w:val="21"/>
              </w:rPr>
              <w:t xml:space="preserve">3143 </w:t>
            </w:r>
          </w:p>
        </w:tc>
        <w:tc>
          <w:tcPr>
            <w:tcW w:w="754" w:type="pct"/>
            <w:vAlign w:val="center"/>
          </w:tcPr>
          <w:p w:rsidR="00820973" w:rsidRDefault="00820973" w:rsidP="00820973">
            <w:pPr>
              <w:jc w:val="center"/>
              <w:rPr>
                <w:szCs w:val="21"/>
              </w:rPr>
            </w:pPr>
            <w:r>
              <w:rPr>
                <w:szCs w:val="21"/>
              </w:rPr>
              <w:t xml:space="preserve">6.05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716" w:type="pct"/>
            <w:vMerge w:val="restart"/>
            <w:vAlign w:val="center"/>
          </w:tcPr>
          <w:p w:rsidR="00820973" w:rsidRDefault="00820973" w:rsidP="0084294A">
            <w:pPr>
              <w:jc w:val="center"/>
              <w:rPr>
                <w:szCs w:val="21"/>
              </w:rPr>
            </w:pPr>
            <w:r>
              <w:rPr>
                <w:szCs w:val="21"/>
              </w:rPr>
              <w:t>下游段底板</w:t>
            </w:r>
          </w:p>
        </w:tc>
        <w:tc>
          <w:tcPr>
            <w:tcW w:w="573" w:type="pct"/>
            <w:vAlign w:val="center"/>
          </w:tcPr>
          <w:p w:rsidR="00820973" w:rsidRDefault="00820973" w:rsidP="00820973">
            <w:pPr>
              <w:jc w:val="center"/>
              <w:rPr>
                <w:szCs w:val="21"/>
              </w:rPr>
            </w:pPr>
            <w:r>
              <w:rPr>
                <w:szCs w:val="21"/>
              </w:rPr>
              <w:t>面层</w:t>
            </w:r>
          </w:p>
        </w:tc>
        <w:tc>
          <w:tcPr>
            <w:tcW w:w="842" w:type="pct"/>
            <w:vAlign w:val="center"/>
          </w:tcPr>
          <w:p w:rsidR="00820973" w:rsidRDefault="00820973" w:rsidP="00820973">
            <w:pPr>
              <w:jc w:val="center"/>
              <w:rPr>
                <w:szCs w:val="21"/>
              </w:rPr>
            </w:pPr>
            <w:r>
              <w:rPr>
                <w:szCs w:val="21"/>
              </w:rPr>
              <w:t xml:space="preserve">911.25 </w:t>
            </w:r>
          </w:p>
        </w:tc>
        <w:tc>
          <w:tcPr>
            <w:tcW w:w="675" w:type="pct"/>
            <w:vAlign w:val="center"/>
          </w:tcPr>
          <w:p w:rsidR="00820973" w:rsidRDefault="00820973" w:rsidP="00820973">
            <w:pPr>
              <w:jc w:val="center"/>
              <w:rPr>
                <w:szCs w:val="21"/>
              </w:rPr>
            </w:pPr>
            <w:r>
              <w:rPr>
                <w:szCs w:val="21"/>
              </w:rPr>
              <w:t xml:space="preserve">2561 </w:t>
            </w:r>
          </w:p>
        </w:tc>
        <w:tc>
          <w:tcPr>
            <w:tcW w:w="675" w:type="pct"/>
            <w:vAlign w:val="center"/>
          </w:tcPr>
          <w:p w:rsidR="00820973" w:rsidRDefault="00820973" w:rsidP="00820973">
            <w:pPr>
              <w:jc w:val="center"/>
              <w:rPr>
                <w:szCs w:val="21"/>
              </w:rPr>
            </w:pPr>
            <w:r>
              <w:rPr>
                <w:szCs w:val="21"/>
              </w:rPr>
              <w:t xml:space="preserve">4909 </w:t>
            </w:r>
          </w:p>
        </w:tc>
        <w:tc>
          <w:tcPr>
            <w:tcW w:w="754" w:type="pct"/>
            <w:vAlign w:val="center"/>
          </w:tcPr>
          <w:p w:rsidR="00820973" w:rsidRDefault="00820973" w:rsidP="00820973">
            <w:pPr>
              <w:jc w:val="center"/>
              <w:rPr>
                <w:szCs w:val="21"/>
              </w:rPr>
            </w:pPr>
            <w:r>
              <w:rPr>
                <w:szCs w:val="21"/>
              </w:rPr>
              <w:t xml:space="preserve">1.92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716" w:type="pct"/>
            <w:vMerge/>
            <w:vAlign w:val="center"/>
          </w:tcPr>
          <w:p w:rsidR="00820973" w:rsidRDefault="00820973" w:rsidP="00820973">
            <w:pPr>
              <w:ind w:firstLine="420"/>
              <w:jc w:val="center"/>
              <w:rPr>
                <w:szCs w:val="21"/>
              </w:rPr>
            </w:pPr>
          </w:p>
        </w:tc>
        <w:tc>
          <w:tcPr>
            <w:tcW w:w="573" w:type="pct"/>
            <w:vAlign w:val="center"/>
          </w:tcPr>
          <w:p w:rsidR="00820973" w:rsidRDefault="00820973" w:rsidP="00820973">
            <w:pPr>
              <w:jc w:val="center"/>
              <w:rPr>
                <w:szCs w:val="21"/>
              </w:rPr>
            </w:pPr>
            <w:r>
              <w:rPr>
                <w:szCs w:val="21"/>
              </w:rPr>
              <w:t>底层</w:t>
            </w:r>
          </w:p>
        </w:tc>
        <w:tc>
          <w:tcPr>
            <w:tcW w:w="842" w:type="pct"/>
            <w:vAlign w:val="center"/>
          </w:tcPr>
          <w:p w:rsidR="00820973" w:rsidRDefault="00820973" w:rsidP="00820973">
            <w:pPr>
              <w:jc w:val="center"/>
              <w:rPr>
                <w:szCs w:val="21"/>
              </w:rPr>
            </w:pPr>
            <w:r>
              <w:rPr>
                <w:szCs w:val="21"/>
              </w:rPr>
              <w:t xml:space="preserve">210.00 </w:t>
            </w:r>
          </w:p>
        </w:tc>
        <w:tc>
          <w:tcPr>
            <w:tcW w:w="675" w:type="pct"/>
            <w:vAlign w:val="center"/>
          </w:tcPr>
          <w:p w:rsidR="00820973" w:rsidRDefault="00820973" w:rsidP="00820973">
            <w:pPr>
              <w:jc w:val="center"/>
              <w:rPr>
                <w:szCs w:val="21"/>
              </w:rPr>
            </w:pPr>
            <w:r>
              <w:rPr>
                <w:szCs w:val="21"/>
              </w:rPr>
              <w:t xml:space="preserve">582 </w:t>
            </w:r>
          </w:p>
        </w:tc>
        <w:tc>
          <w:tcPr>
            <w:tcW w:w="675" w:type="pct"/>
            <w:vAlign w:val="center"/>
          </w:tcPr>
          <w:p w:rsidR="00820973" w:rsidRDefault="00820973" w:rsidP="00820973">
            <w:pPr>
              <w:jc w:val="center"/>
              <w:rPr>
                <w:szCs w:val="21"/>
              </w:rPr>
            </w:pPr>
            <w:r>
              <w:rPr>
                <w:szCs w:val="21"/>
              </w:rPr>
              <w:t xml:space="preserve">3143 </w:t>
            </w:r>
          </w:p>
        </w:tc>
        <w:tc>
          <w:tcPr>
            <w:tcW w:w="754" w:type="pct"/>
            <w:vAlign w:val="center"/>
          </w:tcPr>
          <w:p w:rsidR="00820973" w:rsidRDefault="00820973" w:rsidP="00820973">
            <w:pPr>
              <w:jc w:val="center"/>
              <w:rPr>
                <w:szCs w:val="21"/>
              </w:rPr>
            </w:pPr>
            <w:r>
              <w:rPr>
                <w:szCs w:val="21"/>
              </w:rPr>
              <w:t xml:space="preserve">5.40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820973" w:rsidRDefault="00820973" w:rsidP="00820973">
            <w:pPr>
              <w:jc w:val="center"/>
              <w:rPr>
                <w:szCs w:val="21"/>
              </w:rPr>
            </w:pPr>
            <w:r>
              <w:rPr>
                <w:rFonts w:hint="eastAsia"/>
                <w:szCs w:val="21"/>
              </w:rPr>
              <w:t>边墩</w:t>
            </w:r>
          </w:p>
        </w:tc>
        <w:tc>
          <w:tcPr>
            <w:tcW w:w="842" w:type="pct"/>
            <w:vAlign w:val="center"/>
          </w:tcPr>
          <w:p w:rsidR="00820973" w:rsidRDefault="00820973" w:rsidP="00820973">
            <w:pPr>
              <w:jc w:val="center"/>
              <w:rPr>
                <w:szCs w:val="21"/>
              </w:rPr>
            </w:pPr>
            <w:r>
              <w:rPr>
                <w:szCs w:val="21"/>
              </w:rPr>
              <w:t xml:space="preserve">145.00 </w:t>
            </w:r>
          </w:p>
        </w:tc>
        <w:tc>
          <w:tcPr>
            <w:tcW w:w="675" w:type="pct"/>
            <w:vAlign w:val="center"/>
          </w:tcPr>
          <w:p w:rsidR="00820973" w:rsidRDefault="00820973" w:rsidP="00820973">
            <w:pPr>
              <w:jc w:val="center"/>
              <w:rPr>
                <w:szCs w:val="21"/>
              </w:rPr>
            </w:pPr>
            <w:r>
              <w:rPr>
                <w:szCs w:val="21"/>
              </w:rPr>
              <w:t xml:space="preserve">615 </w:t>
            </w:r>
          </w:p>
        </w:tc>
        <w:tc>
          <w:tcPr>
            <w:tcW w:w="675" w:type="pct"/>
            <w:vAlign w:val="center"/>
          </w:tcPr>
          <w:p w:rsidR="00820973" w:rsidRDefault="00820973" w:rsidP="00820973">
            <w:pPr>
              <w:jc w:val="center"/>
              <w:rPr>
                <w:szCs w:val="21"/>
              </w:rPr>
            </w:pPr>
            <w:r>
              <w:rPr>
                <w:szCs w:val="21"/>
              </w:rPr>
              <w:t xml:space="preserve">1901 </w:t>
            </w:r>
          </w:p>
        </w:tc>
        <w:tc>
          <w:tcPr>
            <w:tcW w:w="754" w:type="pct"/>
            <w:vAlign w:val="center"/>
          </w:tcPr>
          <w:p w:rsidR="00820973" w:rsidRDefault="00820973" w:rsidP="00820973">
            <w:pPr>
              <w:jc w:val="center"/>
              <w:rPr>
                <w:szCs w:val="21"/>
              </w:rPr>
            </w:pPr>
            <w:r>
              <w:rPr>
                <w:szCs w:val="21"/>
              </w:rPr>
              <w:t xml:space="preserve">3.09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820973" w:rsidRDefault="00820973" w:rsidP="00820973">
            <w:pPr>
              <w:jc w:val="center"/>
              <w:rPr>
                <w:szCs w:val="21"/>
              </w:rPr>
            </w:pPr>
            <w:r>
              <w:rPr>
                <w:rFonts w:hint="eastAsia"/>
                <w:szCs w:val="21"/>
              </w:rPr>
              <w:t>缝墩</w:t>
            </w:r>
          </w:p>
        </w:tc>
        <w:tc>
          <w:tcPr>
            <w:tcW w:w="842" w:type="pct"/>
            <w:vAlign w:val="center"/>
          </w:tcPr>
          <w:p w:rsidR="00820973" w:rsidRDefault="00820973" w:rsidP="00820973">
            <w:pPr>
              <w:jc w:val="center"/>
              <w:rPr>
                <w:szCs w:val="21"/>
              </w:rPr>
            </w:pPr>
            <w:r>
              <w:rPr>
                <w:szCs w:val="21"/>
              </w:rPr>
              <w:t xml:space="preserve">145.00 </w:t>
            </w:r>
          </w:p>
        </w:tc>
        <w:tc>
          <w:tcPr>
            <w:tcW w:w="675" w:type="pct"/>
            <w:vAlign w:val="center"/>
          </w:tcPr>
          <w:p w:rsidR="00820973" w:rsidRDefault="00820973" w:rsidP="00820973">
            <w:pPr>
              <w:jc w:val="center"/>
              <w:rPr>
                <w:szCs w:val="21"/>
              </w:rPr>
            </w:pPr>
            <w:r>
              <w:rPr>
                <w:rFonts w:hint="eastAsia"/>
                <w:szCs w:val="21"/>
              </w:rPr>
              <w:t xml:space="preserve">615 </w:t>
            </w:r>
          </w:p>
        </w:tc>
        <w:tc>
          <w:tcPr>
            <w:tcW w:w="675" w:type="pct"/>
            <w:vAlign w:val="center"/>
          </w:tcPr>
          <w:p w:rsidR="00820973" w:rsidRDefault="00820973" w:rsidP="00820973">
            <w:pPr>
              <w:jc w:val="center"/>
              <w:rPr>
                <w:szCs w:val="21"/>
              </w:rPr>
            </w:pPr>
            <w:r>
              <w:rPr>
                <w:szCs w:val="21"/>
              </w:rPr>
              <w:t xml:space="preserve">1901 </w:t>
            </w:r>
          </w:p>
        </w:tc>
        <w:tc>
          <w:tcPr>
            <w:tcW w:w="754" w:type="pct"/>
            <w:vAlign w:val="center"/>
          </w:tcPr>
          <w:p w:rsidR="00820973" w:rsidRDefault="00820973" w:rsidP="00820973">
            <w:pPr>
              <w:jc w:val="center"/>
              <w:rPr>
                <w:szCs w:val="21"/>
              </w:rPr>
            </w:pPr>
            <w:r>
              <w:rPr>
                <w:szCs w:val="21"/>
              </w:rPr>
              <w:t xml:space="preserve">3.09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C67E5B" w:rsidRDefault="00820973" w:rsidP="00820973">
            <w:pPr>
              <w:jc w:val="center"/>
              <w:rPr>
                <w:rFonts w:hint="eastAsia"/>
                <w:szCs w:val="21"/>
              </w:rPr>
            </w:pPr>
            <w:r>
              <w:rPr>
                <w:rFonts w:hint="eastAsia"/>
                <w:szCs w:val="21"/>
              </w:rPr>
              <w:t>交通桥</w:t>
            </w:r>
          </w:p>
          <w:p w:rsidR="00820973" w:rsidRDefault="00820973" w:rsidP="00820973">
            <w:pPr>
              <w:jc w:val="center"/>
              <w:rPr>
                <w:szCs w:val="21"/>
              </w:rPr>
            </w:pPr>
            <w:r>
              <w:rPr>
                <w:rFonts w:hint="eastAsia"/>
                <w:szCs w:val="21"/>
              </w:rPr>
              <w:t>面层</w:t>
            </w:r>
          </w:p>
        </w:tc>
        <w:tc>
          <w:tcPr>
            <w:tcW w:w="842" w:type="pct"/>
            <w:vAlign w:val="center"/>
          </w:tcPr>
          <w:p w:rsidR="00820973" w:rsidRDefault="00820973" w:rsidP="00820973">
            <w:pPr>
              <w:jc w:val="center"/>
              <w:rPr>
                <w:szCs w:val="21"/>
              </w:rPr>
            </w:pPr>
            <w:r>
              <w:rPr>
                <w:szCs w:val="21"/>
              </w:rPr>
              <w:t xml:space="preserve">87.90 </w:t>
            </w:r>
          </w:p>
        </w:tc>
        <w:tc>
          <w:tcPr>
            <w:tcW w:w="675" w:type="pct"/>
            <w:vAlign w:val="center"/>
          </w:tcPr>
          <w:p w:rsidR="00820973" w:rsidRDefault="00820973" w:rsidP="00820973">
            <w:pPr>
              <w:jc w:val="center"/>
              <w:rPr>
                <w:szCs w:val="21"/>
              </w:rPr>
            </w:pPr>
            <w:r>
              <w:rPr>
                <w:rFonts w:hint="eastAsia"/>
                <w:szCs w:val="21"/>
              </w:rPr>
              <w:t xml:space="preserve">442 </w:t>
            </w:r>
          </w:p>
        </w:tc>
        <w:tc>
          <w:tcPr>
            <w:tcW w:w="675" w:type="pct"/>
            <w:vAlign w:val="center"/>
          </w:tcPr>
          <w:p w:rsidR="00820973" w:rsidRDefault="00820973" w:rsidP="00820973">
            <w:pPr>
              <w:jc w:val="center"/>
              <w:rPr>
                <w:szCs w:val="21"/>
              </w:rPr>
            </w:pPr>
            <w:r>
              <w:rPr>
                <w:szCs w:val="21"/>
              </w:rPr>
              <w:t xml:space="preserve">1272 </w:t>
            </w:r>
          </w:p>
        </w:tc>
        <w:tc>
          <w:tcPr>
            <w:tcW w:w="754" w:type="pct"/>
            <w:vAlign w:val="center"/>
          </w:tcPr>
          <w:p w:rsidR="00820973" w:rsidRDefault="00820973" w:rsidP="00820973">
            <w:pPr>
              <w:jc w:val="center"/>
              <w:rPr>
                <w:szCs w:val="21"/>
              </w:rPr>
            </w:pPr>
            <w:r>
              <w:rPr>
                <w:szCs w:val="21"/>
              </w:rPr>
              <w:t xml:space="preserve">2.88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C67E5B" w:rsidRDefault="00820973" w:rsidP="00820973">
            <w:pPr>
              <w:jc w:val="center"/>
              <w:rPr>
                <w:rFonts w:hint="eastAsia"/>
                <w:szCs w:val="21"/>
              </w:rPr>
            </w:pPr>
            <w:r>
              <w:rPr>
                <w:rFonts w:hint="eastAsia"/>
                <w:szCs w:val="21"/>
              </w:rPr>
              <w:t>交通桥</w:t>
            </w:r>
          </w:p>
          <w:p w:rsidR="00820973" w:rsidRDefault="00820973" w:rsidP="00820973">
            <w:pPr>
              <w:jc w:val="center"/>
              <w:rPr>
                <w:szCs w:val="21"/>
              </w:rPr>
            </w:pPr>
            <w:r>
              <w:rPr>
                <w:rFonts w:hint="eastAsia"/>
                <w:szCs w:val="21"/>
              </w:rPr>
              <w:t>底层</w:t>
            </w:r>
          </w:p>
        </w:tc>
        <w:tc>
          <w:tcPr>
            <w:tcW w:w="842" w:type="pct"/>
            <w:vAlign w:val="center"/>
          </w:tcPr>
          <w:p w:rsidR="00820973" w:rsidRDefault="00820973" w:rsidP="00820973">
            <w:pPr>
              <w:jc w:val="center"/>
              <w:rPr>
                <w:szCs w:val="21"/>
              </w:rPr>
            </w:pPr>
            <w:r>
              <w:rPr>
                <w:szCs w:val="21"/>
              </w:rPr>
              <w:t xml:space="preserve">245.65 </w:t>
            </w:r>
          </w:p>
        </w:tc>
        <w:tc>
          <w:tcPr>
            <w:tcW w:w="675" w:type="pct"/>
            <w:vAlign w:val="center"/>
          </w:tcPr>
          <w:p w:rsidR="00820973" w:rsidRDefault="00820973" w:rsidP="00820973">
            <w:pPr>
              <w:jc w:val="center"/>
              <w:rPr>
                <w:szCs w:val="21"/>
              </w:rPr>
            </w:pPr>
            <w:r>
              <w:rPr>
                <w:rFonts w:hint="eastAsia"/>
                <w:szCs w:val="21"/>
              </w:rPr>
              <w:t xml:space="preserve">1249 </w:t>
            </w:r>
          </w:p>
        </w:tc>
        <w:tc>
          <w:tcPr>
            <w:tcW w:w="675" w:type="pct"/>
            <w:vAlign w:val="center"/>
          </w:tcPr>
          <w:p w:rsidR="00820973" w:rsidRDefault="00820973" w:rsidP="00820973">
            <w:pPr>
              <w:jc w:val="center"/>
              <w:rPr>
                <w:szCs w:val="21"/>
              </w:rPr>
            </w:pPr>
            <w:r>
              <w:rPr>
                <w:szCs w:val="21"/>
              </w:rPr>
              <w:t xml:space="preserve">1272 </w:t>
            </w:r>
          </w:p>
        </w:tc>
        <w:tc>
          <w:tcPr>
            <w:tcW w:w="754" w:type="pct"/>
            <w:vAlign w:val="center"/>
          </w:tcPr>
          <w:p w:rsidR="00820973" w:rsidRDefault="00820973" w:rsidP="00820973">
            <w:pPr>
              <w:jc w:val="center"/>
              <w:rPr>
                <w:szCs w:val="21"/>
              </w:rPr>
            </w:pPr>
            <w:r>
              <w:rPr>
                <w:szCs w:val="21"/>
              </w:rPr>
              <w:t xml:space="preserve">1.02 </w:t>
            </w:r>
          </w:p>
        </w:tc>
        <w:tc>
          <w:tcPr>
            <w:tcW w:w="765" w:type="pct"/>
            <w:vAlign w:val="center"/>
          </w:tcPr>
          <w:p w:rsidR="00820973" w:rsidRDefault="00820973" w:rsidP="00820973">
            <w:pPr>
              <w:jc w:val="center"/>
              <w:rPr>
                <w:szCs w:val="21"/>
              </w:rPr>
            </w:pPr>
            <w:r>
              <w:rPr>
                <w:rFonts w:hint="eastAsia"/>
                <w:szCs w:val="21"/>
              </w:rPr>
              <w:t>是</w:t>
            </w:r>
          </w:p>
        </w:tc>
      </w:tr>
    </w:tbl>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84294A">
        <w:rPr>
          <w:rFonts w:eastAsia="宋体" w:hint="eastAsia"/>
          <w:b w:val="0"/>
          <w:color w:val="000000"/>
          <w:sz w:val="18"/>
          <w:szCs w:val="18"/>
        </w:rPr>
        <w:t>4.</w:t>
      </w:r>
      <w:r w:rsidR="00483746">
        <w:rPr>
          <w:rFonts w:eastAsia="宋体" w:hint="eastAsia"/>
          <w:b w:val="0"/>
          <w:color w:val="000000"/>
          <w:sz w:val="18"/>
          <w:szCs w:val="18"/>
        </w:rPr>
        <w:t>9</w:t>
      </w:r>
      <w:r w:rsidR="0084294A">
        <w:rPr>
          <w:rFonts w:eastAsia="宋体" w:hint="eastAsia"/>
          <w:b w:val="0"/>
          <w:color w:val="000000"/>
          <w:sz w:val="18"/>
          <w:szCs w:val="18"/>
        </w:rPr>
        <w:t xml:space="preserve">  </w:t>
      </w:r>
      <w:r w:rsidRPr="0017332F">
        <w:rPr>
          <w:rFonts w:eastAsia="宋体" w:hint="eastAsia"/>
          <w:b w:val="0"/>
          <w:color w:val="000000"/>
          <w:sz w:val="18"/>
          <w:szCs w:val="18"/>
        </w:rPr>
        <w:t>通航孔</w:t>
      </w:r>
      <w:r w:rsidRPr="0017332F">
        <w:rPr>
          <w:rFonts w:eastAsia="宋体"/>
          <w:b w:val="0"/>
          <w:color w:val="000000"/>
          <w:sz w:val="18"/>
          <w:szCs w:val="18"/>
        </w:rPr>
        <w:t>闸室结构承载力计算成果表</w:t>
      </w:r>
    </w:p>
    <w:tbl>
      <w:tblPr>
        <w:tblW w:w="5000" w:type="pct"/>
        <w:jc w:val="center"/>
        <w:tblInd w:w="0" w:type="dxa"/>
        <w:tblBorders>
          <w:top w:val="single" w:sz="12" w:space="0" w:color="auto"/>
          <w:bottom w:val="single" w:sz="12" w:space="0" w:color="auto"/>
        </w:tblBorders>
        <w:tblLook w:val="04A0" w:firstRow="1" w:lastRow="0" w:firstColumn="1" w:lastColumn="0" w:noHBand="0" w:noVBand="1"/>
      </w:tblPr>
      <w:tblGrid>
        <w:gridCol w:w="789"/>
        <w:gridCol w:w="426"/>
        <w:gridCol w:w="794"/>
        <w:gridCol w:w="636"/>
        <w:gridCol w:w="636"/>
        <w:gridCol w:w="711"/>
        <w:gridCol w:w="721"/>
      </w:tblGrid>
      <w:tr w:rsidR="00820973" w:rsidTr="0084294A">
        <w:trPr>
          <w:trHeight w:val="397"/>
          <w:jc w:val="center"/>
        </w:trPr>
        <w:tc>
          <w:tcPr>
            <w:tcW w:w="1289" w:type="pct"/>
            <w:gridSpan w:val="2"/>
            <w:tcBorders>
              <w:top w:val="single" w:sz="12" w:space="0" w:color="auto"/>
              <w:bottom w:val="single" w:sz="12" w:space="0" w:color="auto"/>
            </w:tcBorders>
            <w:vAlign w:val="center"/>
          </w:tcPr>
          <w:p w:rsidR="00820973" w:rsidRDefault="00820973" w:rsidP="00820973">
            <w:pPr>
              <w:jc w:val="center"/>
              <w:rPr>
                <w:szCs w:val="21"/>
              </w:rPr>
            </w:pPr>
            <w:r>
              <w:rPr>
                <w:szCs w:val="21"/>
              </w:rPr>
              <w:t>构件名称</w:t>
            </w:r>
          </w:p>
        </w:tc>
        <w:tc>
          <w:tcPr>
            <w:tcW w:w="842" w:type="pct"/>
            <w:tcBorders>
              <w:top w:val="single" w:sz="12" w:space="0" w:color="auto"/>
              <w:bottom w:val="single" w:sz="12" w:space="0" w:color="auto"/>
            </w:tcBorders>
            <w:vAlign w:val="center"/>
          </w:tcPr>
          <w:p w:rsidR="00820973" w:rsidRDefault="00820973" w:rsidP="00820973">
            <w:pPr>
              <w:jc w:val="center"/>
              <w:rPr>
                <w:szCs w:val="21"/>
              </w:rPr>
            </w:pPr>
            <w:r>
              <w:rPr>
                <w:szCs w:val="21"/>
              </w:rPr>
              <w:t>计算弯矩</w:t>
            </w:r>
            <w:r>
              <w:rPr>
                <w:i/>
                <w:szCs w:val="21"/>
              </w:rPr>
              <w:t>M</w:t>
            </w:r>
            <w:r>
              <w:rPr>
                <w:i/>
                <w:szCs w:val="21"/>
                <w:vertAlign w:val="subscript"/>
              </w:rPr>
              <w:t>max</w:t>
            </w:r>
            <w:r w:rsidR="0084294A">
              <w:rPr>
                <w:szCs w:val="21"/>
              </w:rPr>
              <w:t xml:space="preserve"> kN.m</w:t>
            </w:r>
          </w:p>
        </w:tc>
        <w:tc>
          <w:tcPr>
            <w:tcW w:w="675" w:type="pct"/>
            <w:tcBorders>
              <w:top w:val="single" w:sz="12" w:space="0" w:color="auto"/>
              <w:bottom w:val="single" w:sz="12" w:space="0" w:color="auto"/>
            </w:tcBorders>
            <w:vAlign w:val="center"/>
          </w:tcPr>
          <w:p w:rsidR="00820973" w:rsidRDefault="00820973" w:rsidP="00820973">
            <w:pPr>
              <w:jc w:val="center"/>
              <w:rPr>
                <w:szCs w:val="21"/>
              </w:rPr>
            </w:pPr>
            <w:r>
              <w:rPr>
                <w:szCs w:val="21"/>
              </w:rPr>
              <w:t>计算配筋</w:t>
            </w:r>
            <w:r>
              <w:rPr>
                <w:i/>
                <w:szCs w:val="21"/>
              </w:rPr>
              <w:t>A</w:t>
            </w:r>
            <w:r>
              <w:rPr>
                <w:i/>
                <w:szCs w:val="21"/>
                <w:vertAlign w:val="subscript"/>
              </w:rPr>
              <w:t>s</w:t>
            </w:r>
            <w:r w:rsidR="0084294A">
              <w:rPr>
                <w:szCs w:val="21"/>
              </w:rPr>
              <w:t xml:space="preserve"> mm</w:t>
            </w:r>
            <w:r w:rsidR="0084294A">
              <w:rPr>
                <w:szCs w:val="21"/>
                <w:vertAlign w:val="superscript"/>
              </w:rPr>
              <w:t>2</w:t>
            </w:r>
          </w:p>
        </w:tc>
        <w:tc>
          <w:tcPr>
            <w:tcW w:w="675" w:type="pct"/>
            <w:tcBorders>
              <w:top w:val="single" w:sz="12" w:space="0" w:color="auto"/>
              <w:bottom w:val="single" w:sz="12" w:space="0" w:color="auto"/>
            </w:tcBorders>
            <w:vAlign w:val="center"/>
          </w:tcPr>
          <w:p w:rsidR="00820973" w:rsidRDefault="00820973" w:rsidP="00820973">
            <w:pPr>
              <w:jc w:val="center"/>
              <w:rPr>
                <w:szCs w:val="21"/>
              </w:rPr>
            </w:pPr>
            <w:r>
              <w:rPr>
                <w:szCs w:val="21"/>
              </w:rPr>
              <w:t>实际配筋</w:t>
            </w:r>
            <w:r>
              <w:rPr>
                <w:i/>
                <w:szCs w:val="21"/>
              </w:rPr>
              <w:t>A</w:t>
            </w:r>
            <w:r>
              <w:rPr>
                <w:i/>
                <w:szCs w:val="21"/>
                <w:vertAlign w:val="subscript"/>
              </w:rPr>
              <w:t>s</w:t>
            </w:r>
            <w:r w:rsidR="0084294A">
              <w:rPr>
                <w:szCs w:val="21"/>
              </w:rPr>
              <w:t xml:space="preserve"> mm</w:t>
            </w:r>
            <w:r w:rsidR="0084294A">
              <w:rPr>
                <w:szCs w:val="21"/>
                <w:vertAlign w:val="superscript"/>
              </w:rPr>
              <w:t>2</w:t>
            </w:r>
          </w:p>
        </w:tc>
        <w:tc>
          <w:tcPr>
            <w:tcW w:w="754" w:type="pct"/>
            <w:tcBorders>
              <w:top w:val="single" w:sz="12" w:space="0" w:color="auto"/>
              <w:bottom w:val="single" w:sz="12" w:space="0" w:color="auto"/>
            </w:tcBorders>
            <w:vAlign w:val="center"/>
          </w:tcPr>
          <w:p w:rsidR="00820973" w:rsidRDefault="00820973" w:rsidP="00820973">
            <w:pPr>
              <w:jc w:val="center"/>
              <w:rPr>
                <w:szCs w:val="21"/>
              </w:rPr>
            </w:pPr>
            <w:r>
              <w:rPr>
                <w:szCs w:val="21"/>
              </w:rPr>
              <w:t>承载力安全系数</w:t>
            </w:r>
          </w:p>
        </w:tc>
        <w:tc>
          <w:tcPr>
            <w:tcW w:w="765" w:type="pct"/>
            <w:tcBorders>
              <w:top w:val="single" w:sz="12" w:space="0" w:color="auto"/>
              <w:bottom w:val="single" w:sz="12" w:space="0" w:color="auto"/>
            </w:tcBorders>
            <w:vAlign w:val="center"/>
          </w:tcPr>
          <w:p w:rsidR="00820973" w:rsidRDefault="00820973" w:rsidP="00820973">
            <w:pPr>
              <w:jc w:val="center"/>
              <w:rPr>
                <w:szCs w:val="21"/>
              </w:rPr>
            </w:pPr>
            <w:r>
              <w:rPr>
                <w:szCs w:val="21"/>
              </w:rPr>
              <w:t>满足要求</w:t>
            </w:r>
          </w:p>
        </w:tc>
      </w:tr>
      <w:tr w:rsidR="00820973" w:rsidTr="0084294A">
        <w:trPr>
          <w:trHeight w:val="397"/>
          <w:jc w:val="center"/>
        </w:trPr>
        <w:tc>
          <w:tcPr>
            <w:tcW w:w="837" w:type="pct"/>
            <w:vMerge w:val="restart"/>
            <w:tcBorders>
              <w:top w:val="single" w:sz="12" w:space="0" w:color="auto"/>
            </w:tcBorders>
            <w:vAlign w:val="center"/>
          </w:tcPr>
          <w:p w:rsidR="00820973" w:rsidRDefault="00820973" w:rsidP="00820973">
            <w:pPr>
              <w:jc w:val="center"/>
              <w:rPr>
                <w:szCs w:val="21"/>
              </w:rPr>
            </w:pPr>
            <w:r>
              <w:rPr>
                <w:rFonts w:hint="eastAsia"/>
                <w:szCs w:val="21"/>
              </w:rPr>
              <w:t>上游段</w:t>
            </w:r>
          </w:p>
          <w:p w:rsidR="00820973" w:rsidRDefault="00820973" w:rsidP="00820973">
            <w:pPr>
              <w:jc w:val="center"/>
              <w:rPr>
                <w:szCs w:val="21"/>
              </w:rPr>
            </w:pPr>
            <w:r>
              <w:rPr>
                <w:rFonts w:hint="eastAsia"/>
                <w:szCs w:val="21"/>
              </w:rPr>
              <w:t>底板</w:t>
            </w:r>
          </w:p>
        </w:tc>
        <w:tc>
          <w:tcPr>
            <w:tcW w:w="452" w:type="pct"/>
            <w:tcBorders>
              <w:top w:val="single" w:sz="12" w:space="0" w:color="auto"/>
            </w:tcBorders>
            <w:vAlign w:val="center"/>
          </w:tcPr>
          <w:p w:rsidR="00820973" w:rsidRDefault="00820973" w:rsidP="00820973">
            <w:pPr>
              <w:jc w:val="center"/>
              <w:rPr>
                <w:szCs w:val="21"/>
              </w:rPr>
            </w:pPr>
            <w:r>
              <w:rPr>
                <w:szCs w:val="21"/>
              </w:rPr>
              <w:t>面层</w:t>
            </w:r>
          </w:p>
        </w:tc>
        <w:tc>
          <w:tcPr>
            <w:tcW w:w="842" w:type="pct"/>
            <w:tcBorders>
              <w:top w:val="single" w:sz="12" w:space="0" w:color="auto"/>
            </w:tcBorders>
            <w:vAlign w:val="center"/>
          </w:tcPr>
          <w:p w:rsidR="00820973" w:rsidRDefault="00820973" w:rsidP="00820973">
            <w:pPr>
              <w:jc w:val="center"/>
              <w:rPr>
                <w:szCs w:val="21"/>
              </w:rPr>
            </w:pPr>
            <w:r>
              <w:rPr>
                <w:szCs w:val="21"/>
              </w:rPr>
              <w:t xml:space="preserve">487.50 </w:t>
            </w:r>
          </w:p>
        </w:tc>
        <w:tc>
          <w:tcPr>
            <w:tcW w:w="675" w:type="pct"/>
            <w:tcBorders>
              <w:top w:val="single" w:sz="12" w:space="0" w:color="auto"/>
            </w:tcBorders>
            <w:vAlign w:val="center"/>
          </w:tcPr>
          <w:p w:rsidR="00820973" w:rsidRDefault="00820973" w:rsidP="00820973">
            <w:pPr>
              <w:jc w:val="center"/>
              <w:rPr>
                <w:szCs w:val="21"/>
              </w:rPr>
            </w:pPr>
            <w:r>
              <w:rPr>
                <w:szCs w:val="21"/>
              </w:rPr>
              <w:t xml:space="preserve">1358 </w:t>
            </w:r>
          </w:p>
        </w:tc>
        <w:tc>
          <w:tcPr>
            <w:tcW w:w="675" w:type="pct"/>
            <w:tcBorders>
              <w:top w:val="single" w:sz="12" w:space="0" w:color="auto"/>
            </w:tcBorders>
            <w:vAlign w:val="center"/>
          </w:tcPr>
          <w:p w:rsidR="00820973" w:rsidRDefault="00820973" w:rsidP="00820973">
            <w:pPr>
              <w:jc w:val="center"/>
              <w:rPr>
                <w:szCs w:val="21"/>
              </w:rPr>
            </w:pPr>
            <w:r>
              <w:rPr>
                <w:szCs w:val="21"/>
              </w:rPr>
              <w:t xml:space="preserve">4909 </w:t>
            </w:r>
          </w:p>
        </w:tc>
        <w:tc>
          <w:tcPr>
            <w:tcW w:w="754" w:type="pct"/>
            <w:tcBorders>
              <w:top w:val="single" w:sz="12" w:space="0" w:color="auto"/>
            </w:tcBorders>
            <w:vAlign w:val="center"/>
          </w:tcPr>
          <w:p w:rsidR="00820973" w:rsidRDefault="00820973" w:rsidP="00820973">
            <w:pPr>
              <w:jc w:val="center"/>
              <w:rPr>
                <w:szCs w:val="21"/>
              </w:rPr>
            </w:pPr>
            <w:r>
              <w:rPr>
                <w:szCs w:val="21"/>
              </w:rPr>
              <w:t xml:space="preserve">3.61 </w:t>
            </w:r>
          </w:p>
        </w:tc>
        <w:tc>
          <w:tcPr>
            <w:tcW w:w="765" w:type="pct"/>
            <w:tcBorders>
              <w:top w:val="single" w:sz="12" w:space="0" w:color="auto"/>
            </w:tcBorders>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837" w:type="pct"/>
            <w:vMerge/>
            <w:vAlign w:val="center"/>
          </w:tcPr>
          <w:p w:rsidR="00820973" w:rsidRDefault="00820973" w:rsidP="00820973">
            <w:pPr>
              <w:ind w:firstLine="420"/>
              <w:jc w:val="center"/>
              <w:rPr>
                <w:szCs w:val="21"/>
              </w:rPr>
            </w:pPr>
          </w:p>
        </w:tc>
        <w:tc>
          <w:tcPr>
            <w:tcW w:w="452" w:type="pct"/>
            <w:vAlign w:val="center"/>
          </w:tcPr>
          <w:p w:rsidR="00820973" w:rsidRDefault="00820973" w:rsidP="00820973">
            <w:pPr>
              <w:jc w:val="center"/>
              <w:rPr>
                <w:szCs w:val="21"/>
              </w:rPr>
            </w:pPr>
            <w:r>
              <w:rPr>
                <w:szCs w:val="21"/>
              </w:rPr>
              <w:t>底层</w:t>
            </w:r>
          </w:p>
        </w:tc>
        <w:tc>
          <w:tcPr>
            <w:tcW w:w="842" w:type="pct"/>
            <w:vAlign w:val="center"/>
          </w:tcPr>
          <w:p w:rsidR="00820973" w:rsidRDefault="00820973" w:rsidP="00820973">
            <w:pPr>
              <w:jc w:val="center"/>
              <w:rPr>
                <w:szCs w:val="21"/>
              </w:rPr>
            </w:pPr>
            <w:r>
              <w:rPr>
                <w:szCs w:val="21"/>
              </w:rPr>
              <w:t xml:space="preserve">243.75 </w:t>
            </w:r>
          </w:p>
        </w:tc>
        <w:tc>
          <w:tcPr>
            <w:tcW w:w="675" w:type="pct"/>
            <w:vAlign w:val="center"/>
          </w:tcPr>
          <w:p w:rsidR="00820973" w:rsidRDefault="00820973" w:rsidP="00820973">
            <w:pPr>
              <w:jc w:val="center"/>
              <w:rPr>
                <w:szCs w:val="21"/>
              </w:rPr>
            </w:pPr>
            <w:r>
              <w:rPr>
                <w:szCs w:val="21"/>
              </w:rPr>
              <w:t xml:space="preserve">676 </w:t>
            </w:r>
          </w:p>
        </w:tc>
        <w:tc>
          <w:tcPr>
            <w:tcW w:w="675" w:type="pct"/>
            <w:vAlign w:val="center"/>
          </w:tcPr>
          <w:p w:rsidR="00820973" w:rsidRDefault="00820973" w:rsidP="00820973">
            <w:pPr>
              <w:jc w:val="center"/>
              <w:rPr>
                <w:szCs w:val="21"/>
              </w:rPr>
            </w:pPr>
            <w:r>
              <w:rPr>
                <w:szCs w:val="21"/>
              </w:rPr>
              <w:t xml:space="preserve">3143 </w:t>
            </w:r>
          </w:p>
        </w:tc>
        <w:tc>
          <w:tcPr>
            <w:tcW w:w="754" w:type="pct"/>
            <w:vAlign w:val="center"/>
          </w:tcPr>
          <w:p w:rsidR="00820973" w:rsidRDefault="00820973" w:rsidP="00820973">
            <w:pPr>
              <w:jc w:val="center"/>
              <w:rPr>
                <w:szCs w:val="21"/>
              </w:rPr>
            </w:pPr>
            <w:r>
              <w:rPr>
                <w:szCs w:val="21"/>
              </w:rPr>
              <w:t xml:space="preserve">4.65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837" w:type="pct"/>
            <w:vMerge w:val="restart"/>
            <w:vAlign w:val="center"/>
          </w:tcPr>
          <w:p w:rsidR="00820973" w:rsidRDefault="00820973" w:rsidP="00820973">
            <w:pPr>
              <w:jc w:val="center"/>
              <w:rPr>
                <w:szCs w:val="21"/>
              </w:rPr>
            </w:pPr>
            <w:r>
              <w:rPr>
                <w:szCs w:val="21"/>
              </w:rPr>
              <w:t>下游段</w:t>
            </w:r>
          </w:p>
          <w:p w:rsidR="00820973" w:rsidRDefault="00820973" w:rsidP="00820973">
            <w:pPr>
              <w:jc w:val="center"/>
              <w:rPr>
                <w:szCs w:val="21"/>
              </w:rPr>
            </w:pPr>
            <w:r>
              <w:rPr>
                <w:szCs w:val="21"/>
              </w:rPr>
              <w:t>底板</w:t>
            </w:r>
          </w:p>
        </w:tc>
        <w:tc>
          <w:tcPr>
            <w:tcW w:w="452" w:type="pct"/>
            <w:vAlign w:val="center"/>
          </w:tcPr>
          <w:p w:rsidR="00820973" w:rsidRDefault="00820973" w:rsidP="00820973">
            <w:pPr>
              <w:jc w:val="center"/>
              <w:rPr>
                <w:szCs w:val="21"/>
              </w:rPr>
            </w:pPr>
            <w:r>
              <w:rPr>
                <w:szCs w:val="21"/>
              </w:rPr>
              <w:t>面层</w:t>
            </w:r>
          </w:p>
        </w:tc>
        <w:tc>
          <w:tcPr>
            <w:tcW w:w="842" w:type="pct"/>
            <w:vAlign w:val="center"/>
          </w:tcPr>
          <w:p w:rsidR="00820973" w:rsidRDefault="00820973" w:rsidP="00820973">
            <w:pPr>
              <w:jc w:val="center"/>
              <w:rPr>
                <w:szCs w:val="21"/>
              </w:rPr>
            </w:pPr>
            <w:r>
              <w:rPr>
                <w:szCs w:val="21"/>
              </w:rPr>
              <w:t xml:space="preserve">577.50 </w:t>
            </w:r>
          </w:p>
        </w:tc>
        <w:tc>
          <w:tcPr>
            <w:tcW w:w="675" w:type="pct"/>
            <w:vAlign w:val="center"/>
          </w:tcPr>
          <w:p w:rsidR="00820973" w:rsidRDefault="00820973" w:rsidP="00820973">
            <w:pPr>
              <w:jc w:val="center"/>
              <w:rPr>
                <w:szCs w:val="21"/>
              </w:rPr>
            </w:pPr>
            <w:r>
              <w:rPr>
                <w:szCs w:val="21"/>
              </w:rPr>
              <w:t xml:space="preserve">1612 </w:t>
            </w:r>
          </w:p>
        </w:tc>
        <w:tc>
          <w:tcPr>
            <w:tcW w:w="675" w:type="pct"/>
            <w:vAlign w:val="center"/>
          </w:tcPr>
          <w:p w:rsidR="00820973" w:rsidRDefault="00820973" w:rsidP="00820973">
            <w:pPr>
              <w:jc w:val="center"/>
              <w:rPr>
                <w:szCs w:val="21"/>
              </w:rPr>
            </w:pPr>
            <w:r>
              <w:rPr>
                <w:szCs w:val="21"/>
              </w:rPr>
              <w:t xml:space="preserve">4909 </w:t>
            </w:r>
          </w:p>
        </w:tc>
        <w:tc>
          <w:tcPr>
            <w:tcW w:w="754" w:type="pct"/>
            <w:vAlign w:val="center"/>
          </w:tcPr>
          <w:p w:rsidR="00820973" w:rsidRDefault="00820973" w:rsidP="00820973">
            <w:pPr>
              <w:jc w:val="center"/>
              <w:rPr>
                <w:szCs w:val="21"/>
              </w:rPr>
            </w:pPr>
            <w:r>
              <w:rPr>
                <w:szCs w:val="21"/>
              </w:rPr>
              <w:t xml:space="preserve">3.05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837" w:type="pct"/>
            <w:vMerge/>
            <w:vAlign w:val="center"/>
          </w:tcPr>
          <w:p w:rsidR="00820973" w:rsidRDefault="00820973" w:rsidP="00820973">
            <w:pPr>
              <w:ind w:firstLine="420"/>
              <w:jc w:val="center"/>
              <w:rPr>
                <w:szCs w:val="21"/>
              </w:rPr>
            </w:pPr>
          </w:p>
        </w:tc>
        <w:tc>
          <w:tcPr>
            <w:tcW w:w="452" w:type="pct"/>
            <w:vAlign w:val="center"/>
          </w:tcPr>
          <w:p w:rsidR="00820973" w:rsidRDefault="00820973" w:rsidP="00820973">
            <w:pPr>
              <w:jc w:val="center"/>
              <w:rPr>
                <w:szCs w:val="21"/>
              </w:rPr>
            </w:pPr>
            <w:r>
              <w:rPr>
                <w:szCs w:val="21"/>
              </w:rPr>
              <w:t>底层</w:t>
            </w:r>
          </w:p>
        </w:tc>
        <w:tc>
          <w:tcPr>
            <w:tcW w:w="842" w:type="pct"/>
            <w:vAlign w:val="center"/>
          </w:tcPr>
          <w:p w:rsidR="00820973" w:rsidRDefault="00820973" w:rsidP="00820973">
            <w:pPr>
              <w:jc w:val="center"/>
              <w:rPr>
                <w:szCs w:val="21"/>
              </w:rPr>
            </w:pPr>
            <w:r>
              <w:rPr>
                <w:szCs w:val="21"/>
              </w:rPr>
              <w:t xml:space="preserve">232.50 </w:t>
            </w:r>
          </w:p>
        </w:tc>
        <w:tc>
          <w:tcPr>
            <w:tcW w:w="675" w:type="pct"/>
            <w:vAlign w:val="center"/>
          </w:tcPr>
          <w:p w:rsidR="00820973" w:rsidRDefault="00820973" w:rsidP="00820973">
            <w:pPr>
              <w:jc w:val="center"/>
              <w:rPr>
                <w:szCs w:val="21"/>
              </w:rPr>
            </w:pPr>
            <w:r>
              <w:rPr>
                <w:szCs w:val="21"/>
              </w:rPr>
              <w:t xml:space="preserve">644 </w:t>
            </w:r>
          </w:p>
        </w:tc>
        <w:tc>
          <w:tcPr>
            <w:tcW w:w="675" w:type="pct"/>
            <w:vAlign w:val="center"/>
          </w:tcPr>
          <w:p w:rsidR="00820973" w:rsidRDefault="00820973" w:rsidP="00820973">
            <w:pPr>
              <w:jc w:val="center"/>
              <w:rPr>
                <w:szCs w:val="21"/>
              </w:rPr>
            </w:pPr>
            <w:r>
              <w:rPr>
                <w:szCs w:val="21"/>
              </w:rPr>
              <w:t xml:space="preserve">3143 </w:t>
            </w:r>
          </w:p>
        </w:tc>
        <w:tc>
          <w:tcPr>
            <w:tcW w:w="754" w:type="pct"/>
            <w:vAlign w:val="center"/>
          </w:tcPr>
          <w:p w:rsidR="00820973" w:rsidRDefault="00820973" w:rsidP="00820973">
            <w:pPr>
              <w:jc w:val="center"/>
              <w:rPr>
                <w:szCs w:val="21"/>
              </w:rPr>
            </w:pPr>
            <w:r>
              <w:rPr>
                <w:szCs w:val="21"/>
              </w:rPr>
              <w:t xml:space="preserve">4.88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820973" w:rsidRDefault="00820973" w:rsidP="00820973">
            <w:pPr>
              <w:jc w:val="center"/>
              <w:rPr>
                <w:szCs w:val="21"/>
              </w:rPr>
            </w:pPr>
            <w:r>
              <w:rPr>
                <w:rFonts w:hint="eastAsia"/>
                <w:szCs w:val="21"/>
              </w:rPr>
              <w:t>缝墩</w:t>
            </w:r>
          </w:p>
        </w:tc>
        <w:tc>
          <w:tcPr>
            <w:tcW w:w="842" w:type="pct"/>
            <w:vAlign w:val="center"/>
          </w:tcPr>
          <w:p w:rsidR="00820973" w:rsidRDefault="00820973" w:rsidP="00820973">
            <w:pPr>
              <w:jc w:val="center"/>
              <w:rPr>
                <w:szCs w:val="21"/>
              </w:rPr>
            </w:pPr>
            <w:r>
              <w:rPr>
                <w:szCs w:val="21"/>
              </w:rPr>
              <w:t xml:space="preserve">191.67 </w:t>
            </w:r>
          </w:p>
        </w:tc>
        <w:tc>
          <w:tcPr>
            <w:tcW w:w="675" w:type="pct"/>
            <w:vAlign w:val="center"/>
          </w:tcPr>
          <w:p w:rsidR="00820973" w:rsidRDefault="00820973" w:rsidP="00820973">
            <w:pPr>
              <w:jc w:val="center"/>
              <w:rPr>
                <w:szCs w:val="21"/>
              </w:rPr>
            </w:pPr>
            <w:r>
              <w:rPr>
                <w:szCs w:val="21"/>
              </w:rPr>
              <w:t xml:space="preserve">814 </w:t>
            </w:r>
          </w:p>
        </w:tc>
        <w:tc>
          <w:tcPr>
            <w:tcW w:w="675" w:type="pct"/>
            <w:vAlign w:val="center"/>
          </w:tcPr>
          <w:p w:rsidR="00820973" w:rsidRDefault="00820973" w:rsidP="00820973">
            <w:pPr>
              <w:jc w:val="center"/>
              <w:rPr>
                <w:szCs w:val="21"/>
              </w:rPr>
            </w:pPr>
            <w:r>
              <w:rPr>
                <w:szCs w:val="21"/>
              </w:rPr>
              <w:t xml:space="preserve">1901 </w:t>
            </w:r>
          </w:p>
        </w:tc>
        <w:tc>
          <w:tcPr>
            <w:tcW w:w="754" w:type="pct"/>
            <w:vAlign w:val="center"/>
          </w:tcPr>
          <w:p w:rsidR="00820973" w:rsidRDefault="00820973" w:rsidP="00820973">
            <w:pPr>
              <w:jc w:val="center"/>
              <w:rPr>
                <w:szCs w:val="21"/>
              </w:rPr>
            </w:pPr>
            <w:r>
              <w:rPr>
                <w:szCs w:val="21"/>
              </w:rPr>
              <w:t xml:space="preserve">2.33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820973" w:rsidRDefault="00820973" w:rsidP="00820973">
            <w:pPr>
              <w:jc w:val="center"/>
              <w:rPr>
                <w:szCs w:val="21"/>
              </w:rPr>
            </w:pPr>
            <w:r>
              <w:rPr>
                <w:rFonts w:hint="eastAsia"/>
                <w:szCs w:val="21"/>
              </w:rPr>
              <w:t>中墩</w:t>
            </w:r>
          </w:p>
        </w:tc>
        <w:tc>
          <w:tcPr>
            <w:tcW w:w="842" w:type="pct"/>
            <w:vAlign w:val="center"/>
          </w:tcPr>
          <w:p w:rsidR="00820973" w:rsidRDefault="00820973" w:rsidP="00820973">
            <w:pPr>
              <w:jc w:val="center"/>
              <w:rPr>
                <w:szCs w:val="21"/>
              </w:rPr>
            </w:pPr>
            <w:r>
              <w:rPr>
                <w:szCs w:val="21"/>
              </w:rPr>
              <w:t xml:space="preserve">356.07 </w:t>
            </w:r>
          </w:p>
        </w:tc>
        <w:tc>
          <w:tcPr>
            <w:tcW w:w="675" w:type="pct"/>
            <w:vAlign w:val="center"/>
          </w:tcPr>
          <w:p w:rsidR="00820973" w:rsidRDefault="00820973" w:rsidP="00820973">
            <w:pPr>
              <w:jc w:val="center"/>
              <w:rPr>
                <w:szCs w:val="21"/>
              </w:rPr>
            </w:pPr>
            <w:r>
              <w:rPr>
                <w:rFonts w:hint="eastAsia"/>
                <w:szCs w:val="21"/>
              </w:rPr>
              <w:t xml:space="preserve">1064 </w:t>
            </w:r>
          </w:p>
        </w:tc>
        <w:tc>
          <w:tcPr>
            <w:tcW w:w="675" w:type="pct"/>
            <w:vAlign w:val="center"/>
          </w:tcPr>
          <w:p w:rsidR="00820973" w:rsidRDefault="00820973" w:rsidP="00820973">
            <w:pPr>
              <w:jc w:val="center"/>
              <w:rPr>
                <w:szCs w:val="21"/>
              </w:rPr>
            </w:pPr>
            <w:r>
              <w:rPr>
                <w:szCs w:val="21"/>
              </w:rPr>
              <w:t xml:space="preserve">1901 </w:t>
            </w:r>
          </w:p>
        </w:tc>
        <w:tc>
          <w:tcPr>
            <w:tcW w:w="754" w:type="pct"/>
            <w:vAlign w:val="center"/>
          </w:tcPr>
          <w:p w:rsidR="00820973" w:rsidRDefault="00820973" w:rsidP="00820973">
            <w:pPr>
              <w:jc w:val="center"/>
              <w:rPr>
                <w:szCs w:val="21"/>
              </w:rPr>
            </w:pPr>
            <w:r>
              <w:rPr>
                <w:szCs w:val="21"/>
              </w:rPr>
              <w:t xml:space="preserve">1.79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C67E5B" w:rsidRDefault="00820973" w:rsidP="00820973">
            <w:pPr>
              <w:jc w:val="center"/>
              <w:rPr>
                <w:rFonts w:hint="eastAsia"/>
                <w:szCs w:val="21"/>
              </w:rPr>
            </w:pPr>
            <w:r>
              <w:rPr>
                <w:rFonts w:hint="eastAsia"/>
                <w:szCs w:val="21"/>
              </w:rPr>
              <w:lastRenderedPageBreak/>
              <w:t>交通桥</w:t>
            </w:r>
          </w:p>
          <w:p w:rsidR="00820973" w:rsidRDefault="00820973" w:rsidP="00820973">
            <w:pPr>
              <w:jc w:val="center"/>
              <w:rPr>
                <w:szCs w:val="21"/>
              </w:rPr>
            </w:pPr>
            <w:r>
              <w:rPr>
                <w:rFonts w:hint="eastAsia"/>
                <w:szCs w:val="21"/>
              </w:rPr>
              <w:t>面层</w:t>
            </w:r>
          </w:p>
        </w:tc>
        <w:tc>
          <w:tcPr>
            <w:tcW w:w="842" w:type="pct"/>
            <w:vAlign w:val="center"/>
          </w:tcPr>
          <w:p w:rsidR="00820973" w:rsidRDefault="00820973" w:rsidP="00820973">
            <w:pPr>
              <w:jc w:val="center"/>
              <w:rPr>
                <w:szCs w:val="21"/>
              </w:rPr>
            </w:pPr>
            <w:r>
              <w:rPr>
                <w:szCs w:val="21"/>
              </w:rPr>
              <w:t xml:space="preserve">217.95 </w:t>
            </w:r>
          </w:p>
        </w:tc>
        <w:tc>
          <w:tcPr>
            <w:tcW w:w="675" w:type="pct"/>
            <w:vAlign w:val="center"/>
          </w:tcPr>
          <w:p w:rsidR="00820973" w:rsidRDefault="00820973" w:rsidP="00820973">
            <w:pPr>
              <w:jc w:val="center"/>
              <w:rPr>
                <w:szCs w:val="21"/>
              </w:rPr>
            </w:pPr>
            <w:r>
              <w:rPr>
                <w:rFonts w:hint="eastAsia"/>
                <w:szCs w:val="21"/>
              </w:rPr>
              <w:t xml:space="preserve">1106 </w:t>
            </w:r>
          </w:p>
        </w:tc>
        <w:tc>
          <w:tcPr>
            <w:tcW w:w="675" w:type="pct"/>
            <w:vAlign w:val="center"/>
          </w:tcPr>
          <w:p w:rsidR="00820973" w:rsidRDefault="00820973" w:rsidP="00820973">
            <w:pPr>
              <w:jc w:val="center"/>
              <w:rPr>
                <w:szCs w:val="21"/>
              </w:rPr>
            </w:pPr>
            <w:r>
              <w:rPr>
                <w:szCs w:val="21"/>
              </w:rPr>
              <w:t xml:space="preserve">1272 </w:t>
            </w:r>
          </w:p>
        </w:tc>
        <w:tc>
          <w:tcPr>
            <w:tcW w:w="754" w:type="pct"/>
            <w:vAlign w:val="center"/>
          </w:tcPr>
          <w:p w:rsidR="00820973" w:rsidRDefault="00820973" w:rsidP="00820973">
            <w:pPr>
              <w:jc w:val="center"/>
              <w:rPr>
                <w:szCs w:val="21"/>
              </w:rPr>
            </w:pPr>
            <w:r>
              <w:rPr>
                <w:szCs w:val="21"/>
              </w:rPr>
              <w:t xml:space="preserve">1.15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C67E5B" w:rsidRDefault="00820973" w:rsidP="00820973">
            <w:pPr>
              <w:jc w:val="center"/>
              <w:rPr>
                <w:rFonts w:hint="eastAsia"/>
                <w:szCs w:val="21"/>
              </w:rPr>
            </w:pPr>
            <w:r>
              <w:rPr>
                <w:rFonts w:hint="eastAsia"/>
                <w:szCs w:val="21"/>
              </w:rPr>
              <w:t>交通桥</w:t>
            </w:r>
          </w:p>
          <w:p w:rsidR="00820973" w:rsidRDefault="00820973" w:rsidP="00820973">
            <w:pPr>
              <w:jc w:val="center"/>
              <w:rPr>
                <w:szCs w:val="21"/>
              </w:rPr>
            </w:pPr>
            <w:r>
              <w:rPr>
                <w:rFonts w:hint="eastAsia"/>
                <w:szCs w:val="21"/>
              </w:rPr>
              <w:t>底层</w:t>
            </w:r>
          </w:p>
        </w:tc>
        <w:tc>
          <w:tcPr>
            <w:tcW w:w="842" w:type="pct"/>
            <w:vAlign w:val="center"/>
          </w:tcPr>
          <w:p w:rsidR="00820973" w:rsidRDefault="00820973" w:rsidP="00820973">
            <w:pPr>
              <w:jc w:val="center"/>
              <w:rPr>
                <w:szCs w:val="21"/>
              </w:rPr>
            </w:pPr>
            <w:r>
              <w:rPr>
                <w:szCs w:val="21"/>
              </w:rPr>
              <w:t xml:space="preserve">157.75 </w:t>
            </w:r>
          </w:p>
        </w:tc>
        <w:tc>
          <w:tcPr>
            <w:tcW w:w="675" w:type="pct"/>
            <w:vAlign w:val="center"/>
          </w:tcPr>
          <w:p w:rsidR="00820973" w:rsidRDefault="00820973" w:rsidP="00820973">
            <w:pPr>
              <w:jc w:val="center"/>
              <w:rPr>
                <w:szCs w:val="21"/>
              </w:rPr>
            </w:pPr>
            <w:r>
              <w:rPr>
                <w:rFonts w:hint="eastAsia"/>
                <w:szCs w:val="21"/>
              </w:rPr>
              <w:t xml:space="preserve">797 </w:t>
            </w:r>
          </w:p>
        </w:tc>
        <w:tc>
          <w:tcPr>
            <w:tcW w:w="675" w:type="pct"/>
            <w:vAlign w:val="center"/>
          </w:tcPr>
          <w:p w:rsidR="00820973" w:rsidRDefault="00820973" w:rsidP="00820973">
            <w:pPr>
              <w:jc w:val="center"/>
              <w:rPr>
                <w:szCs w:val="21"/>
              </w:rPr>
            </w:pPr>
            <w:r>
              <w:rPr>
                <w:szCs w:val="21"/>
              </w:rPr>
              <w:t xml:space="preserve">1272 </w:t>
            </w:r>
          </w:p>
        </w:tc>
        <w:tc>
          <w:tcPr>
            <w:tcW w:w="754" w:type="pct"/>
            <w:vAlign w:val="center"/>
          </w:tcPr>
          <w:p w:rsidR="00820973" w:rsidRDefault="00820973" w:rsidP="00820973">
            <w:pPr>
              <w:jc w:val="center"/>
              <w:rPr>
                <w:szCs w:val="21"/>
              </w:rPr>
            </w:pPr>
            <w:r>
              <w:rPr>
                <w:szCs w:val="21"/>
              </w:rPr>
              <w:t xml:space="preserve">1.60 </w:t>
            </w:r>
          </w:p>
        </w:tc>
        <w:tc>
          <w:tcPr>
            <w:tcW w:w="765" w:type="pct"/>
            <w:vAlign w:val="center"/>
          </w:tcPr>
          <w:p w:rsidR="00820973" w:rsidRDefault="00820973" w:rsidP="00820973">
            <w:pPr>
              <w:jc w:val="center"/>
              <w:rPr>
                <w:szCs w:val="21"/>
              </w:rPr>
            </w:pPr>
            <w:r>
              <w:rPr>
                <w:rFonts w:hint="eastAsia"/>
                <w:szCs w:val="21"/>
              </w:rPr>
              <w:t>是</w:t>
            </w:r>
          </w:p>
        </w:tc>
      </w:tr>
    </w:tbl>
    <w:p w:rsidR="00C67E5B" w:rsidRDefault="00C67E5B" w:rsidP="0017332F">
      <w:pPr>
        <w:pStyle w:val="af4"/>
        <w:spacing w:afterLines="0"/>
        <w:rPr>
          <w:rFonts w:eastAsia="宋体" w:hint="eastAsia"/>
          <w:b w:val="0"/>
          <w:color w:val="000000"/>
          <w:sz w:val="18"/>
          <w:szCs w:val="18"/>
        </w:rPr>
      </w:pPr>
    </w:p>
    <w:p w:rsidR="00C67E5B" w:rsidRDefault="00C67E5B" w:rsidP="0017332F">
      <w:pPr>
        <w:pStyle w:val="af4"/>
        <w:spacing w:afterLines="0"/>
        <w:rPr>
          <w:rFonts w:eastAsia="宋体" w:hint="eastAsia"/>
          <w:b w:val="0"/>
          <w:color w:val="000000"/>
          <w:sz w:val="18"/>
          <w:szCs w:val="18"/>
        </w:rPr>
      </w:pPr>
    </w:p>
    <w:p w:rsidR="00C67E5B" w:rsidRDefault="00C67E5B" w:rsidP="0017332F">
      <w:pPr>
        <w:pStyle w:val="af4"/>
        <w:spacing w:afterLines="0"/>
        <w:rPr>
          <w:rFonts w:eastAsia="宋体" w:hint="eastAsia"/>
          <w:b w:val="0"/>
          <w:color w:val="000000"/>
          <w:sz w:val="18"/>
          <w:szCs w:val="18"/>
        </w:rPr>
      </w:pPr>
    </w:p>
    <w:p w:rsidR="00C67E5B" w:rsidRDefault="00C67E5B" w:rsidP="0017332F">
      <w:pPr>
        <w:pStyle w:val="af4"/>
        <w:spacing w:afterLines="0"/>
        <w:rPr>
          <w:rFonts w:eastAsia="宋体" w:hint="eastAsia"/>
          <w:b w:val="0"/>
          <w:color w:val="000000"/>
          <w:sz w:val="18"/>
          <w:szCs w:val="18"/>
        </w:rPr>
      </w:pPr>
    </w:p>
    <w:p w:rsidR="00C67E5B" w:rsidRDefault="00C67E5B" w:rsidP="0017332F">
      <w:pPr>
        <w:pStyle w:val="af4"/>
        <w:spacing w:afterLines="0"/>
        <w:rPr>
          <w:rFonts w:eastAsia="宋体" w:hint="eastAsia"/>
          <w:b w:val="0"/>
          <w:color w:val="000000"/>
          <w:sz w:val="18"/>
          <w:szCs w:val="18"/>
        </w:rPr>
      </w:pPr>
    </w:p>
    <w:p w:rsidR="00C67E5B" w:rsidRDefault="00C67E5B" w:rsidP="0017332F">
      <w:pPr>
        <w:pStyle w:val="af4"/>
        <w:spacing w:afterLines="0"/>
        <w:rPr>
          <w:rFonts w:eastAsia="宋体" w:hint="eastAsia"/>
          <w:b w:val="0"/>
          <w:color w:val="000000"/>
          <w:sz w:val="18"/>
          <w:szCs w:val="18"/>
        </w:rPr>
      </w:pPr>
    </w:p>
    <w:p w:rsidR="00C67E5B" w:rsidRDefault="00C67E5B" w:rsidP="0017332F">
      <w:pPr>
        <w:pStyle w:val="af4"/>
        <w:spacing w:afterLines="0"/>
        <w:rPr>
          <w:rFonts w:eastAsia="宋体" w:hint="eastAsia"/>
          <w:b w:val="0"/>
          <w:color w:val="000000"/>
          <w:sz w:val="18"/>
          <w:szCs w:val="18"/>
        </w:rPr>
      </w:pPr>
    </w:p>
    <w:p w:rsidR="00820973" w:rsidRPr="0017332F" w:rsidRDefault="00820973" w:rsidP="0017332F">
      <w:pPr>
        <w:pStyle w:val="af4"/>
        <w:spacing w:afterLines="0"/>
        <w:rPr>
          <w:rFonts w:eastAsia="宋体"/>
          <w:b w:val="0"/>
          <w:color w:val="000000"/>
          <w:sz w:val="18"/>
          <w:szCs w:val="18"/>
        </w:rPr>
      </w:pPr>
      <w:r w:rsidRPr="0017332F">
        <w:rPr>
          <w:rFonts w:eastAsia="宋体"/>
          <w:b w:val="0"/>
          <w:color w:val="000000"/>
          <w:sz w:val="18"/>
          <w:szCs w:val="18"/>
        </w:rPr>
        <w:t>表</w:t>
      </w:r>
      <w:r w:rsidR="0084294A">
        <w:rPr>
          <w:rFonts w:eastAsia="宋体" w:hint="eastAsia"/>
          <w:b w:val="0"/>
          <w:color w:val="000000"/>
          <w:sz w:val="18"/>
          <w:szCs w:val="18"/>
        </w:rPr>
        <w:t>4.</w:t>
      </w:r>
      <w:r w:rsidR="00483746">
        <w:rPr>
          <w:rFonts w:eastAsia="宋体" w:hint="eastAsia"/>
          <w:b w:val="0"/>
          <w:color w:val="000000"/>
          <w:sz w:val="18"/>
          <w:szCs w:val="18"/>
        </w:rPr>
        <w:t>10</w:t>
      </w:r>
      <w:r w:rsidR="0084294A">
        <w:rPr>
          <w:rFonts w:eastAsia="宋体" w:hint="eastAsia"/>
          <w:b w:val="0"/>
          <w:color w:val="000000"/>
          <w:sz w:val="18"/>
          <w:szCs w:val="18"/>
        </w:rPr>
        <w:t xml:space="preserve">  </w:t>
      </w:r>
      <w:r w:rsidRPr="0017332F">
        <w:rPr>
          <w:rFonts w:eastAsia="宋体" w:hint="eastAsia"/>
          <w:b w:val="0"/>
          <w:color w:val="000000"/>
          <w:sz w:val="18"/>
          <w:szCs w:val="18"/>
        </w:rPr>
        <w:t>泄洪孔双联</w:t>
      </w:r>
      <w:r w:rsidRPr="0017332F">
        <w:rPr>
          <w:rFonts w:eastAsia="宋体"/>
          <w:b w:val="0"/>
          <w:color w:val="000000"/>
          <w:sz w:val="18"/>
          <w:szCs w:val="18"/>
        </w:rPr>
        <w:t>闸室结构承载力计算成果表</w:t>
      </w:r>
    </w:p>
    <w:tbl>
      <w:tblPr>
        <w:tblW w:w="5000" w:type="pct"/>
        <w:jc w:val="center"/>
        <w:tblInd w:w="0" w:type="dxa"/>
        <w:tblBorders>
          <w:top w:val="single" w:sz="12" w:space="0" w:color="auto"/>
          <w:bottom w:val="single" w:sz="12" w:space="0" w:color="auto"/>
        </w:tblBorders>
        <w:tblLook w:val="04A0" w:firstRow="1" w:lastRow="0" w:firstColumn="1" w:lastColumn="0" w:noHBand="0" w:noVBand="1"/>
      </w:tblPr>
      <w:tblGrid>
        <w:gridCol w:w="675"/>
        <w:gridCol w:w="540"/>
        <w:gridCol w:w="794"/>
        <w:gridCol w:w="636"/>
        <w:gridCol w:w="636"/>
        <w:gridCol w:w="711"/>
        <w:gridCol w:w="721"/>
      </w:tblGrid>
      <w:tr w:rsidR="00820973" w:rsidTr="0084294A">
        <w:trPr>
          <w:trHeight w:val="397"/>
          <w:jc w:val="center"/>
        </w:trPr>
        <w:tc>
          <w:tcPr>
            <w:tcW w:w="1289" w:type="pct"/>
            <w:gridSpan w:val="2"/>
            <w:tcBorders>
              <w:top w:val="single" w:sz="12" w:space="0" w:color="auto"/>
              <w:bottom w:val="single" w:sz="12" w:space="0" w:color="auto"/>
            </w:tcBorders>
            <w:vAlign w:val="center"/>
          </w:tcPr>
          <w:p w:rsidR="00820973" w:rsidRDefault="00820973" w:rsidP="00820973">
            <w:pPr>
              <w:jc w:val="center"/>
              <w:rPr>
                <w:szCs w:val="21"/>
              </w:rPr>
            </w:pPr>
            <w:r>
              <w:rPr>
                <w:szCs w:val="21"/>
              </w:rPr>
              <w:t>构件名称</w:t>
            </w:r>
          </w:p>
        </w:tc>
        <w:tc>
          <w:tcPr>
            <w:tcW w:w="842" w:type="pct"/>
            <w:tcBorders>
              <w:top w:val="single" w:sz="12" w:space="0" w:color="auto"/>
              <w:bottom w:val="single" w:sz="12" w:space="0" w:color="auto"/>
            </w:tcBorders>
            <w:vAlign w:val="center"/>
          </w:tcPr>
          <w:p w:rsidR="00820973" w:rsidRDefault="00820973" w:rsidP="00820973">
            <w:pPr>
              <w:jc w:val="center"/>
              <w:rPr>
                <w:szCs w:val="21"/>
              </w:rPr>
            </w:pPr>
            <w:r>
              <w:rPr>
                <w:szCs w:val="21"/>
              </w:rPr>
              <w:t>计算弯矩</w:t>
            </w:r>
            <w:r>
              <w:rPr>
                <w:i/>
                <w:szCs w:val="21"/>
              </w:rPr>
              <w:t>M</w:t>
            </w:r>
            <w:r>
              <w:rPr>
                <w:i/>
                <w:szCs w:val="21"/>
                <w:vertAlign w:val="subscript"/>
              </w:rPr>
              <w:t>max</w:t>
            </w:r>
            <w:r w:rsidR="0084294A">
              <w:rPr>
                <w:szCs w:val="21"/>
              </w:rPr>
              <w:t xml:space="preserve"> kN.m</w:t>
            </w:r>
          </w:p>
        </w:tc>
        <w:tc>
          <w:tcPr>
            <w:tcW w:w="675" w:type="pct"/>
            <w:tcBorders>
              <w:top w:val="single" w:sz="12" w:space="0" w:color="auto"/>
              <w:bottom w:val="single" w:sz="12" w:space="0" w:color="auto"/>
            </w:tcBorders>
            <w:vAlign w:val="center"/>
          </w:tcPr>
          <w:p w:rsidR="00820973" w:rsidRDefault="00820973" w:rsidP="00820973">
            <w:pPr>
              <w:jc w:val="center"/>
              <w:rPr>
                <w:szCs w:val="21"/>
              </w:rPr>
            </w:pPr>
            <w:r>
              <w:rPr>
                <w:szCs w:val="21"/>
              </w:rPr>
              <w:t>计算配筋</w:t>
            </w:r>
            <w:r>
              <w:rPr>
                <w:i/>
                <w:szCs w:val="21"/>
              </w:rPr>
              <w:t>A</w:t>
            </w:r>
            <w:r>
              <w:rPr>
                <w:i/>
                <w:szCs w:val="21"/>
                <w:vertAlign w:val="subscript"/>
              </w:rPr>
              <w:t>s</w:t>
            </w:r>
            <w:r w:rsidR="0084294A">
              <w:rPr>
                <w:szCs w:val="21"/>
              </w:rPr>
              <w:t xml:space="preserve"> mm</w:t>
            </w:r>
            <w:r w:rsidR="0084294A">
              <w:rPr>
                <w:szCs w:val="21"/>
                <w:vertAlign w:val="superscript"/>
              </w:rPr>
              <w:t>2</w:t>
            </w:r>
          </w:p>
        </w:tc>
        <w:tc>
          <w:tcPr>
            <w:tcW w:w="675" w:type="pct"/>
            <w:tcBorders>
              <w:top w:val="single" w:sz="12" w:space="0" w:color="auto"/>
              <w:bottom w:val="single" w:sz="12" w:space="0" w:color="auto"/>
            </w:tcBorders>
            <w:vAlign w:val="center"/>
          </w:tcPr>
          <w:p w:rsidR="00820973" w:rsidRDefault="00820973" w:rsidP="00820973">
            <w:pPr>
              <w:jc w:val="center"/>
              <w:rPr>
                <w:szCs w:val="21"/>
              </w:rPr>
            </w:pPr>
            <w:r>
              <w:rPr>
                <w:szCs w:val="21"/>
              </w:rPr>
              <w:t>实际配筋</w:t>
            </w:r>
            <w:r>
              <w:rPr>
                <w:i/>
                <w:szCs w:val="21"/>
              </w:rPr>
              <w:t>A</w:t>
            </w:r>
            <w:r>
              <w:rPr>
                <w:i/>
                <w:szCs w:val="21"/>
                <w:vertAlign w:val="subscript"/>
              </w:rPr>
              <w:t>s</w:t>
            </w:r>
            <w:r w:rsidR="0084294A">
              <w:rPr>
                <w:szCs w:val="21"/>
              </w:rPr>
              <w:t xml:space="preserve"> mm</w:t>
            </w:r>
            <w:r w:rsidR="0084294A">
              <w:rPr>
                <w:szCs w:val="21"/>
                <w:vertAlign w:val="superscript"/>
              </w:rPr>
              <w:t>2</w:t>
            </w:r>
          </w:p>
        </w:tc>
        <w:tc>
          <w:tcPr>
            <w:tcW w:w="754" w:type="pct"/>
            <w:tcBorders>
              <w:top w:val="single" w:sz="12" w:space="0" w:color="auto"/>
              <w:bottom w:val="single" w:sz="12" w:space="0" w:color="auto"/>
            </w:tcBorders>
            <w:vAlign w:val="center"/>
          </w:tcPr>
          <w:p w:rsidR="00820973" w:rsidRDefault="00820973" w:rsidP="00820973">
            <w:pPr>
              <w:jc w:val="center"/>
              <w:rPr>
                <w:szCs w:val="21"/>
              </w:rPr>
            </w:pPr>
            <w:r>
              <w:rPr>
                <w:szCs w:val="21"/>
              </w:rPr>
              <w:t>承载力安全系数</w:t>
            </w:r>
          </w:p>
        </w:tc>
        <w:tc>
          <w:tcPr>
            <w:tcW w:w="765" w:type="pct"/>
            <w:tcBorders>
              <w:top w:val="single" w:sz="12" w:space="0" w:color="auto"/>
              <w:bottom w:val="single" w:sz="12" w:space="0" w:color="auto"/>
            </w:tcBorders>
            <w:vAlign w:val="center"/>
          </w:tcPr>
          <w:p w:rsidR="00820973" w:rsidRDefault="00820973" w:rsidP="00820973">
            <w:pPr>
              <w:jc w:val="center"/>
              <w:rPr>
                <w:szCs w:val="21"/>
              </w:rPr>
            </w:pPr>
            <w:r>
              <w:rPr>
                <w:szCs w:val="21"/>
              </w:rPr>
              <w:t>满足要求</w:t>
            </w:r>
          </w:p>
        </w:tc>
      </w:tr>
      <w:tr w:rsidR="00820973" w:rsidTr="0084294A">
        <w:trPr>
          <w:trHeight w:val="397"/>
          <w:jc w:val="center"/>
        </w:trPr>
        <w:tc>
          <w:tcPr>
            <w:tcW w:w="716" w:type="pct"/>
            <w:vMerge w:val="restart"/>
            <w:tcBorders>
              <w:top w:val="single" w:sz="12" w:space="0" w:color="auto"/>
            </w:tcBorders>
            <w:vAlign w:val="center"/>
          </w:tcPr>
          <w:p w:rsidR="00820973" w:rsidRDefault="00820973" w:rsidP="00820973">
            <w:pPr>
              <w:jc w:val="center"/>
              <w:rPr>
                <w:szCs w:val="21"/>
              </w:rPr>
            </w:pPr>
            <w:r>
              <w:rPr>
                <w:rFonts w:hint="eastAsia"/>
                <w:szCs w:val="21"/>
              </w:rPr>
              <w:t>上游段</w:t>
            </w:r>
          </w:p>
          <w:p w:rsidR="00820973" w:rsidRDefault="00820973" w:rsidP="00820973">
            <w:pPr>
              <w:jc w:val="center"/>
              <w:rPr>
                <w:szCs w:val="21"/>
              </w:rPr>
            </w:pPr>
            <w:r>
              <w:rPr>
                <w:rFonts w:hint="eastAsia"/>
                <w:szCs w:val="21"/>
              </w:rPr>
              <w:t>底板</w:t>
            </w:r>
          </w:p>
        </w:tc>
        <w:tc>
          <w:tcPr>
            <w:tcW w:w="573" w:type="pct"/>
            <w:tcBorders>
              <w:top w:val="single" w:sz="12" w:space="0" w:color="auto"/>
            </w:tcBorders>
            <w:vAlign w:val="center"/>
          </w:tcPr>
          <w:p w:rsidR="00820973" w:rsidRDefault="00820973" w:rsidP="00820973">
            <w:pPr>
              <w:jc w:val="center"/>
              <w:rPr>
                <w:szCs w:val="21"/>
              </w:rPr>
            </w:pPr>
            <w:r>
              <w:rPr>
                <w:szCs w:val="21"/>
              </w:rPr>
              <w:t>面层</w:t>
            </w:r>
          </w:p>
        </w:tc>
        <w:tc>
          <w:tcPr>
            <w:tcW w:w="842" w:type="pct"/>
            <w:tcBorders>
              <w:top w:val="single" w:sz="12" w:space="0" w:color="auto"/>
            </w:tcBorders>
            <w:vAlign w:val="center"/>
          </w:tcPr>
          <w:p w:rsidR="00820973" w:rsidRDefault="00820973" w:rsidP="00820973">
            <w:pPr>
              <w:jc w:val="center"/>
              <w:rPr>
                <w:szCs w:val="21"/>
              </w:rPr>
            </w:pPr>
            <w:r>
              <w:rPr>
                <w:szCs w:val="21"/>
              </w:rPr>
              <w:t xml:space="preserve">701.25 </w:t>
            </w:r>
          </w:p>
        </w:tc>
        <w:tc>
          <w:tcPr>
            <w:tcW w:w="675" w:type="pct"/>
            <w:tcBorders>
              <w:top w:val="single" w:sz="12" w:space="0" w:color="auto"/>
            </w:tcBorders>
            <w:vAlign w:val="center"/>
          </w:tcPr>
          <w:p w:rsidR="00820973" w:rsidRDefault="00820973" w:rsidP="00820973">
            <w:pPr>
              <w:jc w:val="center"/>
              <w:rPr>
                <w:szCs w:val="21"/>
              </w:rPr>
            </w:pPr>
            <w:r>
              <w:rPr>
                <w:szCs w:val="21"/>
              </w:rPr>
              <w:t xml:space="preserve">1962 </w:t>
            </w:r>
          </w:p>
        </w:tc>
        <w:tc>
          <w:tcPr>
            <w:tcW w:w="675" w:type="pct"/>
            <w:tcBorders>
              <w:top w:val="single" w:sz="12" w:space="0" w:color="auto"/>
            </w:tcBorders>
            <w:vAlign w:val="center"/>
          </w:tcPr>
          <w:p w:rsidR="00820973" w:rsidRDefault="00820973" w:rsidP="00820973">
            <w:pPr>
              <w:jc w:val="center"/>
              <w:rPr>
                <w:szCs w:val="21"/>
              </w:rPr>
            </w:pPr>
            <w:r>
              <w:rPr>
                <w:szCs w:val="21"/>
              </w:rPr>
              <w:t xml:space="preserve">4909 </w:t>
            </w:r>
          </w:p>
        </w:tc>
        <w:tc>
          <w:tcPr>
            <w:tcW w:w="754" w:type="pct"/>
            <w:tcBorders>
              <w:top w:val="single" w:sz="12" w:space="0" w:color="auto"/>
            </w:tcBorders>
            <w:vAlign w:val="center"/>
          </w:tcPr>
          <w:p w:rsidR="00820973" w:rsidRDefault="00820973" w:rsidP="00820973">
            <w:pPr>
              <w:jc w:val="center"/>
              <w:rPr>
                <w:szCs w:val="21"/>
              </w:rPr>
            </w:pPr>
            <w:r>
              <w:rPr>
                <w:szCs w:val="21"/>
              </w:rPr>
              <w:t xml:space="preserve">2.50 </w:t>
            </w:r>
          </w:p>
        </w:tc>
        <w:tc>
          <w:tcPr>
            <w:tcW w:w="765" w:type="pct"/>
            <w:tcBorders>
              <w:top w:val="single" w:sz="12" w:space="0" w:color="auto"/>
            </w:tcBorders>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716" w:type="pct"/>
            <w:vMerge/>
            <w:vAlign w:val="center"/>
          </w:tcPr>
          <w:p w:rsidR="00820973" w:rsidRDefault="00820973" w:rsidP="00820973">
            <w:pPr>
              <w:ind w:firstLine="420"/>
              <w:jc w:val="center"/>
              <w:rPr>
                <w:szCs w:val="21"/>
              </w:rPr>
            </w:pPr>
          </w:p>
        </w:tc>
        <w:tc>
          <w:tcPr>
            <w:tcW w:w="573" w:type="pct"/>
            <w:vAlign w:val="center"/>
          </w:tcPr>
          <w:p w:rsidR="00820973" w:rsidRDefault="00820973" w:rsidP="00820973">
            <w:pPr>
              <w:jc w:val="center"/>
              <w:rPr>
                <w:szCs w:val="21"/>
              </w:rPr>
            </w:pPr>
            <w:r>
              <w:rPr>
                <w:szCs w:val="21"/>
              </w:rPr>
              <w:t>底层</w:t>
            </w:r>
          </w:p>
        </w:tc>
        <w:tc>
          <w:tcPr>
            <w:tcW w:w="842" w:type="pct"/>
            <w:vAlign w:val="center"/>
          </w:tcPr>
          <w:p w:rsidR="00820973" w:rsidRDefault="00820973" w:rsidP="00820973">
            <w:pPr>
              <w:jc w:val="center"/>
              <w:rPr>
                <w:szCs w:val="21"/>
              </w:rPr>
            </w:pPr>
            <w:r>
              <w:rPr>
                <w:szCs w:val="21"/>
              </w:rPr>
              <w:t xml:space="preserve">273.75 </w:t>
            </w:r>
          </w:p>
        </w:tc>
        <w:tc>
          <w:tcPr>
            <w:tcW w:w="675" w:type="pct"/>
            <w:vAlign w:val="center"/>
          </w:tcPr>
          <w:p w:rsidR="00820973" w:rsidRDefault="00820973" w:rsidP="00820973">
            <w:pPr>
              <w:jc w:val="center"/>
              <w:rPr>
                <w:szCs w:val="21"/>
              </w:rPr>
            </w:pPr>
            <w:r>
              <w:rPr>
                <w:szCs w:val="21"/>
              </w:rPr>
              <w:t xml:space="preserve">759 </w:t>
            </w:r>
          </w:p>
        </w:tc>
        <w:tc>
          <w:tcPr>
            <w:tcW w:w="675" w:type="pct"/>
            <w:vAlign w:val="center"/>
          </w:tcPr>
          <w:p w:rsidR="00820973" w:rsidRDefault="00820973" w:rsidP="00820973">
            <w:pPr>
              <w:jc w:val="center"/>
              <w:rPr>
                <w:szCs w:val="21"/>
              </w:rPr>
            </w:pPr>
            <w:r>
              <w:rPr>
                <w:szCs w:val="21"/>
              </w:rPr>
              <w:t xml:space="preserve">3143 </w:t>
            </w:r>
          </w:p>
        </w:tc>
        <w:tc>
          <w:tcPr>
            <w:tcW w:w="754" w:type="pct"/>
            <w:vAlign w:val="center"/>
          </w:tcPr>
          <w:p w:rsidR="00820973" w:rsidRDefault="00820973" w:rsidP="00820973">
            <w:pPr>
              <w:jc w:val="center"/>
              <w:rPr>
                <w:szCs w:val="21"/>
              </w:rPr>
            </w:pPr>
            <w:r>
              <w:rPr>
                <w:szCs w:val="21"/>
              </w:rPr>
              <w:t xml:space="preserve">4.14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716" w:type="pct"/>
            <w:vMerge w:val="restart"/>
            <w:vAlign w:val="center"/>
          </w:tcPr>
          <w:p w:rsidR="00820973" w:rsidRDefault="00820973" w:rsidP="00820973">
            <w:pPr>
              <w:jc w:val="center"/>
              <w:rPr>
                <w:szCs w:val="21"/>
              </w:rPr>
            </w:pPr>
            <w:r>
              <w:rPr>
                <w:szCs w:val="21"/>
              </w:rPr>
              <w:t>下游段</w:t>
            </w:r>
          </w:p>
          <w:p w:rsidR="00820973" w:rsidRDefault="00820973" w:rsidP="00820973">
            <w:pPr>
              <w:jc w:val="center"/>
              <w:rPr>
                <w:szCs w:val="21"/>
              </w:rPr>
            </w:pPr>
            <w:r>
              <w:rPr>
                <w:szCs w:val="21"/>
              </w:rPr>
              <w:t>底板</w:t>
            </w:r>
          </w:p>
        </w:tc>
        <w:tc>
          <w:tcPr>
            <w:tcW w:w="573" w:type="pct"/>
            <w:vAlign w:val="center"/>
          </w:tcPr>
          <w:p w:rsidR="00820973" w:rsidRDefault="00820973" w:rsidP="00820973">
            <w:pPr>
              <w:jc w:val="center"/>
              <w:rPr>
                <w:szCs w:val="21"/>
              </w:rPr>
            </w:pPr>
            <w:r>
              <w:rPr>
                <w:szCs w:val="21"/>
              </w:rPr>
              <w:t>面层</w:t>
            </w:r>
          </w:p>
        </w:tc>
        <w:tc>
          <w:tcPr>
            <w:tcW w:w="842" w:type="pct"/>
            <w:vAlign w:val="center"/>
          </w:tcPr>
          <w:p w:rsidR="00820973" w:rsidRDefault="00820973" w:rsidP="00820973">
            <w:pPr>
              <w:jc w:val="center"/>
              <w:rPr>
                <w:szCs w:val="21"/>
              </w:rPr>
            </w:pPr>
            <w:r>
              <w:rPr>
                <w:szCs w:val="21"/>
              </w:rPr>
              <w:t xml:space="preserve">802.50 </w:t>
            </w:r>
          </w:p>
        </w:tc>
        <w:tc>
          <w:tcPr>
            <w:tcW w:w="675" w:type="pct"/>
            <w:vAlign w:val="center"/>
          </w:tcPr>
          <w:p w:rsidR="00820973" w:rsidRDefault="00820973" w:rsidP="00820973">
            <w:pPr>
              <w:jc w:val="center"/>
              <w:rPr>
                <w:szCs w:val="21"/>
              </w:rPr>
            </w:pPr>
            <w:r>
              <w:rPr>
                <w:szCs w:val="21"/>
              </w:rPr>
              <w:t xml:space="preserve">2250 </w:t>
            </w:r>
          </w:p>
        </w:tc>
        <w:tc>
          <w:tcPr>
            <w:tcW w:w="675" w:type="pct"/>
            <w:vAlign w:val="center"/>
          </w:tcPr>
          <w:p w:rsidR="00820973" w:rsidRDefault="00820973" w:rsidP="00820973">
            <w:pPr>
              <w:jc w:val="center"/>
              <w:rPr>
                <w:szCs w:val="21"/>
              </w:rPr>
            </w:pPr>
            <w:r>
              <w:rPr>
                <w:szCs w:val="21"/>
              </w:rPr>
              <w:t xml:space="preserve">4909 </w:t>
            </w:r>
          </w:p>
        </w:tc>
        <w:tc>
          <w:tcPr>
            <w:tcW w:w="754" w:type="pct"/>
            <w:vAlign w:val="center"/>
          </w:tcPr>
          <w:p w:rsidR="00820973" w:rsidRDefault="00820973" w:rsidP="00820973">
            <w:pPr>
              <w:jc w:val="center"/>
              <w:rPr>
                <w:szCs w:val="21"/>
              </w:rPr>
            </w:pPr>
            <w:r>
              <w:rPr>
                <w:szCs w:val="21"/>
              </w:rPr>
              <w:t xml:space="preserve">2.18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716" w:type="pct"/>
            <w:vMerge/>
            <w:vAlign w:val="center"/>
          </w:tcPr>
          <w:p w:rsidR="00820973" w:rsidRDefault="00820973" w:rsidP="00820973">
            <w:pPr>
              <w:ind w:firstLine="420"/>
              <w:jc w:val="center"/>
              <w:rPr>
                <w:szCs w:val="21"/>
              </w:rPr>
            </w:pPr>
          </w:p>
        </w:tc>
        <w:tc>
          <w:tcPr>
            <w:tcW w:w="573" w:type="pct"/>
            <w:vAlign w:val="center"/>
          </w:tcPr>
          <w:p w:rsidR="00820973" w:rsidRDefault="00820973" w:rsidP="00820973">
            <w:pPr>
              <w:jc w:val="center"/>
              <w:rPr>
                <w:szCs w:val="21"/>
              </w:rPr>
            </w:pPr>
            <w:r>
              <w:rPr>
                <w:szCs w:val="21"/>
              </w:rPr>
              <w:t>底层</w:t>
            </w:r>
          </w:p>
        </w:tc>
        <w:tc>
          <w:tcPr>
            <w:tcW w:w="842" w:type="pct"/>
            <w:vAlign w:val="center"/>
          </w:tcPr>
          <w:p w:rsidR="00820973" w:rsidRDefault="00820973" w:rsidP="00820973">
            <w:pPr>
              <w:jc w:val="center"/>
              <w:rPr>
                <w:szCs w:val="21"/>
              </w:rPr>
            </w:pPr>
            <w:r>
              <w:rPr>
                <w:szCs w:val="21"/>
              </w:rPr>
              <w:t xml:space="preserve">251.25 </w:t>
            </w:r>
          </w:p>
        </w:tc>
        <w:tc>
          <w:tcPr>
            <w:tcW w:w="675" w:type="pct"/>
            <w:vAlign w:val="center"/>
          </w:tcPr>
          <w:p w:rsidR="00820973" w:rsidRDefault="00820973" w:rsidP="00820973">
            <w:pPr>
              <w:jc w:val="center"/>
              <w:rPr>
                <w:szCs w:val="21"/>
              </w:rPr>
            </w:pPr>
            <w:r>
              <w:rPr>
                <w:szCs w:val="21"/>
              </w:rPr>
              <w:t xml:space="preserve">697 </w:t>
            </w:r>
          </w:p>
        </w:tc>
        <w:tc>
          <w:tcPr>
            <w:tcW w:w="675" w:type="pct"/>
            <w:vAlign w:val="center"/>
          </w:tcPr>
          <w:p w:rsidR="00820973" w:rsidRDefault="00820973" w:rsidP="00820973">
            <w:pPr>
              <w:jc w:val="center"/>
              <w:rPr>
                <w:szCs w:val="21"/>
              </w:rPr>
            </w:pPr>
            <w:r>
              <w:rPr>
                <w:szCs w:val="21"/>
              </w:rPr>
              <w:t xml:space="preserve">3143 </w:t>
            </w:r>
          </w:p>
        </w:tc>
        <w:tc>
          <w:tcPr>
            <w:tcW w:w="754" w:type="pct"/>
            <w:vAlign w:val="center"/>
          </w:tcPr>
          <w:p w:rsidR="00820973" w:rsidRDefault="00820973" w:rsidP="00820973">
            <w:pPr>
              <w:jc w:val="center"/>
              <w:rPr>
                <w:szCs w:val="21"/>
              </w:rPr>
            </w:pPr>
            <w:r>
              <w:rPr>
                <w:szCs w:val="21"/>
              </w:rPr>
              <w:t xml:space="preserve">4.51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820973" w:rsidRDefault="00820973" w:rsidP="00820973">
            <w:pPr>
              <w:jc w:val="center"/>
              <w:rPr>
                <w:szCs w:val="21"/>
              </w:rPr>
            </w:pPr>
            <w:r>
              <w:rPr>
                <w:rFonts w:hint="eastAsia"/>
                <w:szCs w:val="21"/>
              </w:rPr>
              <w:t>边墩</w:t>
            </w:r>
          </w:p>
        </w:tc>
        <w:tc>
          <w:tcPr>
            <w:tcW w:w="842" w:type="pct"/>
            <w:vAlign w:val="center"/>
          </w:tcPr>
          <w:p w:rsidR="00820973" w:rsidRDefault="00820973" w:rsidP="00820973">
            <w:pPr>
              <w:jc w:val="center"/>
              <w:rPr>
                <w:szCs w:val="21"/>
              </w:rPr>
            </w:pPr>
            <w:r>
              <w:rPr>
                <w:szCs w:val="21"/>
              </w:rPr>
              <w:t xml:space="preserve">108.33 </w:t>
            </w:r>
          </w:p>
        </w:tc>
        <w:tc>
          <w:tcPr>
            <w:tcW w:w="675" w:type="pct"/>
            <w:vAlign w:val="center"/>
          </w:tcPr>
          <w:p w:rsidR="00820973" w:rsidRDefault="00820973" w:rsidP="00820973">
            <w:pPr>
              <w:jc w:val="center"/>
              <w:rPr>
                <w:szCs w:val="21"/>
              </w:rPr>
            </w:pPr>
            <w:r>
              <w:rPr>
                <w:szCs w:val="21"/>
              </w:rPr>
              <w:t xml:space="preserve">458 </w:t>
            </w:r>
          </w:p>
        </w:tc>
        <w:tc>
          <w:tcPr>
            <w:tcW w:w="675" w:type="pct"/>
            <w:vAlign w:val="center"/>
          </w:tcPr>
          <w:p w:rsidR="00820973" w:rsidRDefault="00820973" w:rsidP="00820973">
            <w:pPr>
              <w:jc w:val="center"/>
              <w:rPr>
                <w:szCs w:val="21"/>
              </w:rPr>
            </w:pPr>
            <w:r>
              <w:rPr>
                <w:szCs w:val="21"/>
              </w:rPr>
              <w:t xml:space="preserve">1901 </w:t>
            </w:r>
          </w:p>
        </w:tc>
        <w:tc>
          <w:tcPr>
            <w:tcW w:w="754" w:type="pct"/>
            <w:vAlign w:val="center"/>
          </w:tcPr>
          <w:p w:rsidR="00820973" w:rsidRDefault="00820973" w:rsidP="00820973">
            <w:pPr>
              <w:jc w:val="center"/>
              <w:rPr>
                <w:szCs w:val="21"/>
              </w:rPr>
            </w:pPr>
            <w:r>
              <w:rPr>
                <w:szCs w:val="21"/>
              </w:rPr>
              <w:t xml:space="preserve">4.15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820973" w:rsidRDefault="00820973" w:rsidP="00820973">
            <w:pPr>
              <w:jc w:val="center"/>
              <w:rPr>
                <w:szCs w:val="21"/>
              </w:rPr>
            </w:pPr>
            <w:r>
              <w:rPr>
                <w:rFonts w:hint="eastAsia"/>
                <w:szCs w:val="21"/>
              </w:rPr>
              <w:t>缝墩</w:t>
            </w:r>
          </w:p>
        </w:tc>
        <w:tc>
          <w:tcPr>
            <w:tcW w:w="842" w:type="pct"/>
            <w:vAlign w:val="center"/>
          </w:tcPr>
          <w:p w:rsidR="00820973" w:rsidRDefault="00820973" w:rsidP="00820973">
            <w:pPr>
              <w:jc w:val="center"/>
              <w:rPr>
                <w:szCs w:val="21"/>
              </w:rPr>
            </w:pPr>
            <w:r>
              <w:rPr>
                <w:szCs w:val="21"/>
              </w:rPr>
              <w:t xml:space="preserve">121.67 </w:t>
            </w:r>
          </w:p>
        </w:tc>
        <w:tc>
          <w:tcPr>
            <w:tcW w:w="675" w:type="pct"/>
            <w:vAlign w:val="center"/>
          </w:tcPr>
          <w:p w:rsidR="00820973" w:rsidRDefault="00820973" w:rsidP="00820973">
            <w:pPr>
              <w:jc w:val="center"/>
              <w:rPr>
                <w:szCs w:val="21"/>
              </w:rPr>
            </w:pPr>
            <w:r>
              <w:rPr>
                <w:rFonts w:hint="eastAsia"/>
                <w:szCs w:val="21"/>
              </w:rPr>
              <w:t xml:space="preserve">515 </w:t>
            </w:r>
          </w:p>
        </w:tc>
        <w:tc>
          <w:tcPr>
            <w:tcW w:w="675" w:type="pct"/>
            <w:vAlign w:val="center"/>
          </w:tcPr>
          <w:p w:rsidR="00820973" w:rsidRDefault="00820973" w:rsidP="00820973">
            <w:pPr>
              <w:jc w:val="center"/>
              <w:rPr>
                <w:szCs w:val="21"/>
              </w:rPr>
            </w:pPr>
            <w:r>
              <w:rPr>
                <w:szCs w:val="21"/>
              </w:rPr>
              <w:t xml:space="preserve">1901 </w:t>
            </w:r>
          </w:p>
        </w:tc>
        <w:tc>
          <w:tcPr>
            <w:tcW w:w="754" w:type="pct"/>
            <w:vAlign w:val="center"/>
          </w:tcPr>
          <w:p w:rsidR="00820973" w:rsidRDefault="00820973" w:rsidP="00820973">
            <w:pPr>
              <w:jc w:val="center"/>
              <w:rPr>
                <w:szCs w:val="21"/>
              </w:rPr>
            </w:pPr>
            <w:r>
              <w:rPr>
                <w:szCs w:val="21"/>
              </w:rPr>
              <w:t xml:space="preserve">3.69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C67E5B" w:rsidRDefault="00820973" w:rsidP="00820973">
            <w:pPr>
              <w:jc w:val="center"/>
              <w:rPr>
                <w:rFonts w:hint="eastAsia"/>
                <w:szCs w:val="21"/>
              </w:rPr>
            </w:pPr>
            <w:r>
              <w:rPr>
                <w:rFonts w:hint="eastAsia"/>
                <w:szCs w:val="21"/>
              </w:rPr>
              <w:t>交通桥</w:t>
            </w:r>
          </w:p>
          <w:p w:rsidR="00820973" w:rsidRDefault="00820973" w:rsidP="00820973">
            <w:pPr>
              <w:jc w:val="center"/>
              <w:rPr>
                <w:szCs w:val="21"/>
              </w:rPr>
            </w:pPr>
            <w:r>
              <w:rPr>
                <w:rFonts w:hint="eastAsia"/>
                <w:szCs w:val="21"/>
              </w:rPr>
              <w:t>面层</w:t>
            </w:r>
          </w:p>
        </w:tc>
        <w:tc>
          <w:tcPr>
            <w:tcW w:w="842" w:type="pct"/>
            <w:vAlign w:val="center"/>
          </w:tcPr>
          <w:p w:rsidR="00820973" w:rsidRDefault="00820973" w:rsidP="00820973">
            <w:pPr>
              <w:jc w:val="center"/>
              <w:rPr>
                <w:szCs w:val="21"/>
              </w:rPr>
            </w:pPr>
            <w:r>
              <w:rPr>
                <w:szCs w:val="21"/>
              </w:rPr>
              <w:t xml:space="preserve">85.50 </w:t>
            </w:r>
          </w:p>
        </w:tc>
        <w:tc>
          <w:tcPr>
            <w:tcW w:w="675" w:type="pct"/>
            <w:vAlign w:val="center"/>
          </w:tcPr>
          <w:p w:rsidR="00820973" w:rsidRDefault="00820973" w:rsidP="00820973">
            <w:pPr>
              <w:jc w:val="center"/>
              <w:rPr>
                <w:szCs w:val="21"/>
              </w:rPr>
            </w:pPr>
            <w:r>
              <w:rPr>
                <w:rFonts w:hint="eastAsia"/>
                <w:szCs w:val="21"/>
              </w:rPr>
              <w:t xml:space="preserve">430 </w:t>
            </w:r>
          </w:p>
        </w:tc>
        <w:tc>
          <w:tcPr>
            <w:tcW w:w="675" w:type="pct"/>
            <w:vAlign w:val="center"/>
          </w:tcPr>
          <w:p w:rsidR="00820973" w:rsidRDefault="00820973" w:rsidP="00820973">
            <w:pPr>
              <w:jc w:val="center"/>
              <w:rPr>
                <w:szCs w:val="21"/>
              </w:rPr>
            </w:pPr>
            <w:r>
              <w:rPr>
                <w:szCs w:val="21"/>
              </w:rPr>
              <w:t xml:space="preserve">1272 </w:t>
            </w:r>
          </w:p>
        </w:tc>
        <w:tc>
          <w:tcPr>
            <w:tcW w:w="754" w:type="pct"/>
            <w:vAlign w:val="center"/>
          </w:tcPr>
          <w:p w:rsidR="00820973" w:rsidRDefault="00820973" w:rsidP="00820973">
            <w:pPr>
              <w:jc w:val="center"/>
              <w:rPr>
                <w:szCs w:val="21"/>
              </w:rPr>
            </w:pPr>
            <w:r>
              <w:rPr>
                <w:szCs w:val="21"/>
              </w:rPr>
              <w:t xml:space="preserve">2.96 </w:t>
            </w:r>
          </w:p>
        </w:tc>
        <w:tc>
          <w:tcPr>
            <w:tcW w:w="765" w:type="pct"/>
            <w:vAlign w:val="center"/>
          </w:tcPr>
          <w:p w:rsidR="00820973" w:rsidRDefault="00820973" w:rsidP="00820973">
            <w:pPr>
              <w:jc w:val="center"/>
              <w:rPr>
                <w:szCs w:val="21"/>
              </w:rPr>
            </w:pPr>
            <w:r>
              <w:rPr>
                <w:rFonts w:hint="eastAsia"/>
                <w:szCs w:val="21"/>
              </w:rPr>
              <w:t>是</w:t>
            </w:r>
          </w:p>
        </w:tc>
      </w:tr>
      <w:tr w:rsidR="00820973" w:rsidTr="0084294A">
        <w:trPr>
          <w:trHeight w:val="397"/>
          <w:jc w:val="center"/>
        </w:trPr>
        <w:tc>
          <w:tcPr>
            <w:tcW w:w="1289" w:type="pct"/>
            <w:gridSpan w:val="2"/>
            <w:vAlign w:val="center"/>
          </w:tcPr>
          <w:p w:rsidR="00C67E5B" w:rsidRDefault="00820973" w:rsidP="00820973">
            <w:pPr>
              <w:jc w:val="center"/>
              <w:rPr>
                <w:rFonts w:hint="eastAsia"/>
                <w:szCs w:val="21"/>
              </w:rPr>
            </w:pPr>
            <w:r>
              <w:rPr>
                <w:rFonts w:hint="eastAsia"/>
                <w:szCs w:val="21"/>
              </w:rPr>
              <w:t>交通桥</w:t>
            </w:r>
          </w:p>
          <w:p w:rsidR="00820973" w:rsidRDefault="00820973" w:rsidP="00820973">
            <w:pPr>
              <w:jc w:val="center"/>
              <w:rPr>
                <w:szCs w:val="21"/>
              </w:rPr>
            </w:pPr>
            <w:r>
              <w:rPr>
                <w:rFonts w:hint="eastAsia"/>
                <w:szCs w:val="21"/>
              </w:rPr>
              <w:t>底层</w:t>
            </w:r>
          </w:p>
        </w:tc>
        <w:tc>
          <w:tcPr>
            <w:tcW w:w="842" w:type="pct"/>
            <w:vAlign w:val="center"/>
          </w:tcPr>
          <w:p w:rsidR="00820973" w:rsidRDefault="00820973" w:rsidP="00820973">
            <w:pPr>
              <w:jc w:val="center"/>
              <w:rPr>
                <w:szCs w:val="21"/>
              </w:rPr>
            </w:pPr>
            <w:r>
              <w:rPr>
                <w:szCs w:val="21"/>
              </w:rPr>
              <w:t xml:space="preserve">192.67 </w:t>
            </w:r>
          </w:p>
        </w:tc>
        <w:tc>
          <w:tcPr>
            <w:tcW w:w="675" w:type="pct"/>
            <w:vAlign w:val="center"/>
          </w:tcPr>
          <w:p w:rsidR="00820973" w:rsidRDefault="00820973" w:rsidP="00820973">
            <w:pPr>
              <w:jc w:val="center"/>
              <w:rPr>
                <w:szCs w:val="21"/>
              </w:rPr>
            </w:pPr>
            <w:r>
              <w:rPr>
                <w:rFonts w:hint="eastAsia"/>
                <w:szCs w:val="21"/>
              </w:rPr>
              <w:t xml:space="preserve">976 </w:t>
            </w:r>
          </w:p>
        </w:tc>
        <w:tc>
          <w:tcPr>
            <w:tcW w:w="675" w:type="pct"/>
            <w:vAlign w:val="center"/>
          </w:tcPr>
          <w:p w:rsidR="00820973" w:rsidRDefault="00820973" w:rsidP="00820973">
            <w:pPr>
              <w:jc w:val="center"/>
              <w:rPr>
                <w:szCs w:val="21"/>
              </w:rPr>
            </w:pPr>
            <w:r>
              <w:rPr>
                <w:szCs w:val="21"/>
              </w:rPr>
              <w:t xml:space="preserve">1272 </w:t>
            </w:r>
          </w:p>
        </w:tc>
        <w:tc>
          <w:tcPr>
            <w:tcW w:w="754" w:type="pct"/>
            <w:vAlign w:val="center"/>
          </w:tcPr>
          <w:p w:rsidR="00820973" w:rsidRDefault="00820973" w:rsidP="00820973">
            <w:pPr>
              <w:jc w:val="center"/>
              <w:rPr>
                <w:szCs w:val="21"/>
              </w:rPr>
            </w:pPr>
            <w:r>
              <w:rPr>
                <w:szCs w:val="21"/>
              </w:rPr>
              <w:t xml:space="preserve">1.30 </w:t>
            </w:r>
          </w:p>
        </w:tc>
        <w:tc>
          <w:tcPr>
            <w:tcW w:w="765" w:type="pct"/>
            <w:vAlign w:val="center"/>
          </w:tcPr>
          <w:p w:rsidR="00820973" w:rsidRDefault="00820973" w:rsidP="00820973">
            <w:pPr>
              <w:jc w:val="center"/>
              <w:rPr>
                <w:szCs w:val="21"/>
              </w:rPr>
            </w:pPr>
            <w:r>
              <w:rPr>
                <w:rFonts w:hint="eastAsia"/>
                <w:szCs w:val="21"/>
              </w:rPr>
              <w:t>是</w:t>
            </w:r>
          </w:p>
        </w:tc>
      </w:tr>
    </w:tbl>
    <w:p w:rsidR="00820973" w:rsidRPr="0084294A" w:rsidRDefault="00820973" w:rsidP="0084294A">
      <w:pPr>
        <w:pStyle w:val="31"/>
        <w:spacing w:after="0" w:line="320" w:lineRule="exact"/>
        <w:ind w:firstLineChars="200" w:firstLine="420"/>
        <w:rPr>
          <w:snapToGrid w:val="0"/>
          <w:kern w:val="0"/>
          <w:sz w:val="21"/>
          <w:szCs w:val="21"/>
        </w:rPr>
      </w:pPr>
      <w:r w:rsidRPr="0084294A">
        <w:rPr>
          <w:snapToGrid w:val="0"/>
          <w:kern w:val="0"/>
          <w:sz w:val="21"/>
          <w:szCs w:val="21"/>
        </w:rPr>
        <w:t>由</w:t>
      </w:r>
      <w:r w:rsidRPr="0084294A">
        <w:rPr>
          <w:rFonts w:hint="eastAsia"/>
          <w:snapToGrid w:val="0"/>
          <w:kern w:val="0"/>
          <w:sz w:val="21"/>
          <w:szCs w:val="21"/>
        </w:rPr>
        <w:t>上表</w:t>
      </w:r>
      <w:r w:rsidRPr="0084294A">
        <w:rPr>
          <w:snapToGrid w:val="0"/>
          <w:kern w:val="0"/>
          <w:sz w:val="21"/>
          <w:szCs w:val="21"/>
        </w:rPr>
        <w:t>可知经过配筋后：</w:t>
      </w:r>
      <w:r w:rsidRPr="0084294A">
        <w:rPr>
          <w:rFonts w:hint="eastAsia"/>
          <w:snapToGrid w:val="0"/>
          <w:kern w:val="0"/>
          <w:sz w:val="21"/>
          <w:szCs w:val="21"/>
        </w:rPr>
        <w:t>泄洪孔单联、泄洪孔双联以及通航孔</w:t>
      </w:r>
      <w:r w:rsidRPr="0084294A">
        <w:rPr>
          <w:snapToGrid w:val="0"/>
          <w:kern w:val="0"/>
          <w:sz w:val="21"/>
          <w:szCs w:val="21"/>
        </w:rPr>
        <w:t>闸室底板、闸墩</w:t>
      </w:r>
      <w:r w:rsidRPr="0084294A">
        <w:rPr>
          <w:rFonts w:hint="eastAsia"/>
          <w:snapToGrid w:val="0"/>
          <w:kern w:val="0"/>
          <w:sz w:val="21"/>
          <w:szCs w:val="21"/>
        </w:rPr>
        <w:t>、交通桥</w:t>
      </w:r>
      <w:r w:rsidRPr="0084294A">
        <w:rPr>
          <w:snapToGrid w:val="0"/>
          <w:kern w:val="0"/>
          <w:sz w:val="21"/>
          <w:szCs w:val="21"/>
        </w:rPr>
        <w:t>等结构承载能力均满足要求，评定级别为</w:t>
      </w:r>
      <w:r w:rsidRPr="0084294A">
        <w:rPr>
          <w:snapToGrid w:val="0"/>
          <w:kern w:val="0"/>
          <w:sz w:val="21"/>
          <w:szCs w:val="21"/>
        </w:rPr>
        <w:t>A</w:t>
      </w:r>
      <w:r w:rsidRPr="0084294A">
        <w:rPr>
          <w:snapToGrid w:val="0"/>
          <w:kern w:val="0"/>
          <w:sz w:val="21"/>
          <w:szCs w:val="21"/>
        </w:rPr>
        <w:t>。</w:t>
      </w:r>
    </w:p>
    <w:p w:rsidR="00F2229C" w:rsidRDefault="00F2229C">
      <w:pPr>
        <w:pStyle w:val="1"/>
        <w:spacing w:line="360" w:lineRule="auto"/>
        <w:rPr>
          <w:rFonts w:eastAsia="宋体"/>
          <w:b/>
        </w:rPr>
      </w:pPr>
      <w:r>
        <w:rPr>
          <w:rFonts w:eastAsia="宋体" w:hint="eastAsia"/>
          <w:b/>
        </w:rPr>
        <w:t xml:space="preserve">5 </w:t>
      </w:r>
      <w:r>
        <w:rPr>
          <w:rFonts w:eastAsia="宋体" w:hint="eastAsia"/>
          <w:b/>
        </w:rPr>
        <w:t>结</w:t>
      </w:r>
      <w:r w:rsidR="0084294A">
        <w:rPr>
          <w:rFonts w:eastAsia="宋体" w:hint="eastAsia"/>
          <w:b/>
        </w:rPr>
        <w:t>语</w:t>
      </w:r>
    </w:p>
    <w:p w:rsidR="000F2415" w:rsidRDefault="000F2415" w:rsidP="0066747B">
      <w:pPr>
        <w:spacing w:line="320" w:lineRule="exact"/>
        <w:ind w:firstLineChars="200" w:firstLine="420"/>
        <w:rPr>
          <w:rFonts w:hint="eastAsia"/>
        </w:rPr>
      </w:pPr>
      <w:r>
        <w:rPr>
          <w:rFonts w:hint="eastAsia"/>
        </w:rPr>
        <w:t>安全鉴定为</w:t>
      </w:r>
      <w:r w:rsidRPr="00730201">
        <w:t>水闸工程进行维修、加固、改建或重建</w:t>
      </w:r>
      <w:r>
        <w:rPr>
          <w:rFonts w:hint="eastAsia"/>
        </w:rPr>
        <w:t>提供</w:t>
      </w:r>
      <w:r w:rsidRPr="00730201">
        <w:t>决策依据</w:t>
      </w:r>
      <w:r>
        <w:rPr>
          <w:rFonts w:hint="eastAsia"/>
        </w:rPr>
        <w:t>，具有十分重要的意义</w:t>
      </w:r>
      <w:r w:rsidRPr="00730201">
        <w:t>。</w:t>
      </w:r>
    </w:p>
    <w:p w:rsidR="0066747B" w:rsidRDefault="0066747B" w:rsidP="0066747B">
      <w:pPr>
        <w:spacing w:line="320" w:lineRule="exact"/>
        <w:ind w:firstLineChars="200" w:firstLine="420"/>
      </w:pPr>
      <w:r w:rsidRPr="0066747B">
        <w:rPr>
          <w:rFonts w:hint="eastAsia"/>
        </w:rPr>
        <w:t>本文通过三维有限元软件</w:t>
      </w:r>
      <w:r w:rsidR="004E4F06">
        <w:rPr>
          <w:rFonts w:hint="eastAsia"/>
        </w:rPr>
        <w:t>对川东闸</w:t>
      </w:r>
      <w:r>
        <w:rPr>
          <w:rFonts w:hint="eastAsia"/>
        </w:rPr>
        <w:t>复核分析计算，得出了</w:t>
      </w:r>
      <w:r w:rsidR="004E4F06">
        <w:rPr>
          <w:rFonts w:hint="eastAsia"/>
        </w:rPr>
        <w:t>以下结论：</w:t>
      </w:r>
      <w:r w:rsidRPr="0066747B">
        <w:t>底板底层、面层、</w:t>
      </w:r>
      <w:r w:rsidRPr="0066747B">
        <w:rPr>
          <w:rFonts w:hint="eastAsia"/>
        </w:rPr>
        <w:t>交通桥、</w:t>
      </w:r>
      <w:r w:rsidRPr="0066747B">
        <w:t>闸墩混凝土的抗拉强度均不满足要求，混凝土的抗压强度满足要求</w:t>
      </w:r>
      <w:r w:rsidRPr="0066747B">
        <w:rPr>
          <w:rFonts w:hint="eastAsia"/>
        </w:rPr>
        <w:t>；泄洪孔单联、泄洪孔双联以及通航孔</w:t>
      </w:r>
      <w:r w:rsidRPr="0066747B">
        <w:t>闸室底板、闸墩</w:t>
      </w:r>
      <w:r w:rsidRPr="0066747B">
        <w:rPr>
          <w:rFonts w:hint="eastAsia"/>
        </w:rPr>
        <w:t>、交通桥</w:t>
      </w:r>
      <w:r w:rsidRPr="0066747B">
        <w:t>等结构承载能力均满足要求</w:t>
      </w:r>
      <w:r w:rsidR="004E4F06" w:rsidRPr="0084294A">
        <w:rPr>
          <w:snapToGrid w:val="0"/>
          <w:kern w:val="0"/>
          <w:szCs w:val="21"/>
        </w:rPr>
        <w:t>，评定级别为</w:t>
      </w:r>
      <w:r w:rsidR="004E4F06" w:rsidRPr="0084294A">
        <w:rPr>
          <w:snapToGrid w:val="0"/>
          <w:kern w:val="0"/>
          <w:szCs w:val="21"/>
        </w:rPr>
        <w:t>A</w:t>
      </w:r>
      <w:r w:rsidRPr="0066747B">
        <w:rPr>
          <w:rFonts w:hint="eastAsia"/>
        </w:rPr>
        <w:t>。</w:t>
      </w:r>
    </w:p>
    <w:p w:rsidR="00F2229C" w:rsidRDefault="000F2415">
      <w:pPr>
        <w:spacing w:line="320" w:lineRule="exact"/>
        <w:ind w:firstLineChars="200" w:firstLine="420"/>
        <w:rPr>
          <w:rFonts w:hint="eastAsia"/>
        </w:rPr>
      </w:pPr>
      <w:r>
        <w:rPr>
          <w:rFonts w:hint="eastAsia"/>
        </w:rPr>
        <w:t>通过三维有限元软件进行复核分析计算，高</w:t>
      </w:r>
      <w:r>
        <w:rPr>
          <w:rFonts w:hint="eastAsia"/>
        </w:rPr>
        <w:lastRenderedPageBreak/>
        <w:t>精度，高效率</w:t>
      </w:r>
      <w:r w:rsidR="004E4F06">
        <w:rPr>
          <w:rFonts w:hint="eastAsia"/>
        </w:rPr>
        <w:t>，可应用于不同复杂的</w:t>
      </w:r>
      <w:r w:rsidR="0066747B">
        <w:rPr>
          <w:rFonts w:hint="eastAsia"/>
        </w:rPr>
        <w:t>水闸</w:t>
      </w:r>
      <w:r w:rsidR="004E4F06">
        <w:rPr>
          <w:rFonts w:hint="eastAsia"/>
        </w:rPr>
        <w:t>结构型式</w:t>
      </w:r>
      <w:r>
        <w:rPr>
          <w:rFonts w:hint="eastAsia"/>
        </w:rPr>
        <w:t>，</w:t>
      </w:r>
      <w:r>
        <w:rPr>
          <w:rFonts w:hint="eastAsia"/>
        </w:rPr>
        <w:t xml:space="preserve"> </w:t>
      </w:r>
      <w:r>
        <w:rPr>
          <w:rFonts w:hint="eastAsia"/>
        </w:rPr>
        <w:t>为以后的类似工程提供了有益参考。</w:t>
      </w:r>
    </w:p>
    <w:p w:rsidR="00F2229C" w:rsidRDefault="00F2229C" w:rsidP="000F2415">
      <w:pPr>
        <w:numPr>
          <w:ins w:id="1" w:author="2011CB710600" w:date="1900-01-00T00:00:00Z"/>
        </w:numPr>
        <w:spacing w:line="360" w:lineRule="auto"/>
        <w:jc w:val="center"/>
        <w:rPr>
          <w:b/>
          <w:szCs w:val="21"/>
        </w:rPr>
      </w:pPr>
      <w:r>
        <w:rPr>
          <w:rFonts w:ascii="黑体" w:eastAsia="黑体" w:hAnsi="黑体" w:cs="黑体" w:hint="eastAsia"/>
          <w:b/>
          <w:szCs w:val="21"/>
        </w:rPr>
        <w:t>参考文献</w:t>
      </w:r>
    </w:p>
    <w:p w:rsidR="0066747B" w:rsidRDefault="0066747B">
      <w:pPr>
        <w:rPr>
          <w:rFonts w:hint="eastAsia"/>
        </w:rPr>
      </w:pPr>
      <w:r>
        <w:rPr>
          <w:rFonts w:hint="eastAsia"/>
        </w:rPr>
        <w:t>[1]</w:t>
      </w:r>
      <w:r>
        <w:rPr>
          <w:rFonts w:hint="eastAsia"/>
          <w:color w:val="000000"/>
        </w:rPr>
        <w:t>SL214-2015</w:t>
      </w:r>
      <w:r>
        <w:rPr>
          <w:rFonts w:hint="eastAsia"/>
          <w:color w:val="000000"/>
        </w:rPr>
        <w:t>，水闸安全评价导则</w:t>
      </w:r>
      <w:r>
        <w:t>[</w:t>
      </w:r>
      <w:r>
        <w:rPr>
          <w:rFonts w:hint="eastAsia"/>
        </w:rPr>
        <w:t>S</w:t>
      </w:r>
      <w:r>
        <w:t>].</w:t>
      </w:r>
    </w:p>
    <w:p w:rsidR="00C67E5B" w:rsidRDefault="00C67E5B">
      <w:pPr>
        <w:rPr>
          <w:rFonts w:hint="eastAsia"/>
        </w:rPr>
      </w:pPr>
      <w:r>
        <w:rPr>
          <w:rFonts w:hint="eastAsia"/>
        </w:rPr>
        <w:t>[</w:t>
      </w:r>
      <w:r w:rsidR="0066747B">
        <w:rPr>
          <w:rFonts w:hint="eastAsia"/>
        </w:rPr>
        <w:t>2</w:t>
      </w:r>
      <w:r>
        <w:rPr>
          <w:rFonts w:hint="eastAsia"/>
        </w:rPr>
        <w:t>]</w:t>
      </w:r>
      <w:r w:rsidR="00CE0035">
        <w:rPr>
          <w:rFonts w:hint="eastAsia"/>
          <w:color w:val="000000"/>
        </w:rPr>
        <w:t>SL265-2016</w:t>
      </w:r>
      <w:r w:rsidR="00CE0035">
        <w:rPr>
          <w:rFonts w:hint="eastAsia"/>
          <w:color w:val="000000"/>
        </w:rPr>
        <w:t>，</w:t>
      </w:r>
      <w:r>
        <w:rPr>
          <w:rFonts w:hint="eastAsia"/>
          <w:color w:val="000000"/>
        </w:rPr>
        <w:t>水闸设计规范</w:t>
      </w:r>
      <w:r>
        <w:t>[</w:t>
      </w:r>
      <w:r w:rsidR="00CE0035">
        <w:rPr>
          <w:rFonts w:hint="eastAsia"/>
        </w:rPr>
        <w:t>S</w:t>
      </w:r>
      <w:r>
        <w:t>].</w:t>
      </w:r>
      <w:r>
        <w:rPr>
          <w:rFonts w:hint="eastAsia"/>
        </w:rPr>
        <w:t xml:space="preserve"> </w:t>
      </w:r>
    </w:p>
    <w:p w:rsidR="00F2229C" w:rsidRDefault="00F2229C">
      <w:pPr>
        <w:rPr>
          <w:rFonts w:hint="eastAsia"/>
        </w:rPr>
      </w:pPr>
      <w:r>
        <w:rPr>
          <w:rFonts w:hint="eastAsia"/>
        </w:rPr>
        <w:t>[</w:t>
      </w:r>
      <w:r w:rsidR="0066747B">
        <w:rPr>
          <w:rFonts w:hint="eastAsia"/>
        </w:rPr>
        <w:t>3</w:t>
      </w:r>
      <w:r>
        <w:rPr>
          <w:rFonts w:hint="eastAsia"/>
        </w:rPr>
        <w:t>]</w:t>
      </w:r>
      <w:r w:rsidR="00C67E5B">
        <w:rPr>
          <w:rFonts w:hint="eastAsia"/>
          <w:color w:val="000000"/>
          <w:lang w:val="zh-CN"/>
        </w:rPr>
        <w:t>姚兴华</w:t>
      </w:r>
      <w:r>
        <w:rPr>
          <w:rFonts w:hint="eastAsia"/>
          <w:color w:val="000000"/>
        </w:rPr>
        <w:t>.</w:t>
      </w:r>
      <w:r w:rsidR="00C67E5B" w:rsidRPr="00C67E5B">
        <w:rPr>
          <w:rFonts w:hint="eastAsia"/>
          <w:color w:val="000000"/>
        </w:rPr>
        <w:t>北店子引黄水闸安全鉴定技术研究与应用</w:t>
      </w:r>
      <w:r>
        <w:t>[D].</w:t>
      </w:r>
      <w:r w:rsidR="00C67E5B">
        <w:rPr>
          <w:rFonts w:hint="eastAsia"/>
          <w:color w:val="000000"/>
          <w:lang w:val="zh-CN"/>
        </w:rPr>
        <w:t>济南</w:t>
      </w:r>
      <w:r>
        <w:rPr>
          <w:rFonts w:hint="eastAsia"/>
          <w:color w:val="000000"/>
          <w:lang w:val="zh-CN"/>
        </w:rPr>
        <w:t>：</w:t>
      </w:r>
      <w:r w:rsidR="00C67E5B">
        <w:rPr>
          <w:rFonts w:hint="eastAsia"/>
          <w:color w:val="000000"/>
          <w:lang w:val="zh-CN"/>
        </w:rPr>
        <w:t>山东</w:t>
      </w:r>
      <w:r>
        <w:rPr>
          <w:color w:val="000000"/>
          <w:lang w:val="zh-CN"/>
        </w:rPr>
        <w:t>大学</w:t>
      </w:r>
      <w:r>
        <w:rPr>
          <w:rFonts w:hint="eastAsia"/>
          <w:color w:val="000000"/>
          <w:lang w:val="zh-CN"/>
        </w:rPr>
        <w:t>，</w:t>
      </w:r>
      <w:r>
        <w:rPr>
          <w:color w:val="000000"/>
          <w:lang w:val="zh-CN"/>
        </w:rPr>
        <w:t>201</w:t>
      </w:r>
      <w:r w:rsidR="00C67E5B">
        <w:rPr>
          <w:rFonts w:hint="eastAsia"/>
          <w:color w:val="000000"/>
          <w:lang w:val="zh-CN"/>
        </w:rPr>
        <w:t>3</w:t>
      </w:r>
      <w:r>
        <w:rPr>
          <w:rFonts w:hint="eastAsia"/>
          <w:color w:val="000000"/>
        </w:rPr>
        <w:t>.</w:t>
      </w:r>
      <w:r>
        <w:rPr>
          <w:color w:val="000000"/>
          <w:lang w:val="zh-CN"/>
        </w:rPr>
        <w:t xml:space="preserve"> </w:t>
      </w:r>
    </w:p>
    <w:p w:rsidR="00F2229C" w:rsidRDefault="00F2229C">
      <w:pPr>
        <w:ind w:right="60"/>
        <w:jc w:val="left"/>
        <w:rPr>
          <w:rFonts w:hint="eastAsia"/>
        </w:rPr>
      </w:pPr>
      <w:r>
        <w:rPr>
          <w:rFonts w:hint="eastAsia"/>
          <w:color w:val="000000"/>
        </w:rPr>
        <w:t>[</w:t>
      </w:r>
      <w:r w:rsidR="0066747B">
        <w:rPr>
          <w:rFonts w:hint="eastAsia"/>
          <w:color w:val="000000"/>
        </w:rPr>
        <w:t>4</w:t>
      </w:r>
      <w:r>
        <w:rPr>
          <w:rFonts w:hint="eastAsia"/>
          <w:color w:val="000000"/>
        </w:rPr>
        <w:t>]</w:t>
      </w:r>
      <w:r w:rsidR="00CE0035">
        <w:rPr>
          <w:rFonts w:hint="eastAsia"/>
          <w:color w:val="000000"/>
          <w:lang w:val="zh-CN"/>
        </w:rPr>
        <w:t>戚蓝</w:t>
      </w:r>
      <w:r>
        <w:rPr>
          <w:rFonts w:hint="eastAsia"/>
          <w:color w:val="000000"/>
          <w:lang w:val="zh-CN"/>
        </w:rPr>
        <w:t>，</w:t>
      </w:r>
      <w:r w:rsidR="00CE0035">
        <w:rPr>
          <w:rFonts w:hint="eastAsia"/>
          <w:color w:val="000000"/>
          <w:lang w:val="zh-CN"/>
        </w:rPr>
        <w:t>汪祥胜</w:t>
      </w:r>
      <w:r>
        <w:rPr>
          <w:rFonts w:hint="eastAsia"/>
          <w:color w:val="000000"/>
          <w:lang w:val="zh-CN"/>
        </w:rPr>
        <w:t>，</w:t>
      </w:r>
      <w:r w:rsidR="00CE0035">
        <w:rPr>
          <w:rFonts w:hint="eastAsia"/>
          <w:color w:val="000000"/>
          <w:lang w:val="zh-CN"/>
        </w:rPr>
        <w:t>马洪霞</w:t>
      </w:r>
      <w:r w:rsidR="00114C51">
        <w:rPr>
          <w:rFonts w:hint="eastAsia"/>
          <w:color w:val="000000"/>
          <w:lang w:val="zh-CN"/>
        </w:rPr>
        <w:t>等</w:t>
      </w:r>
      <w:r>
        <w:rPr>
          <w:rFonts w:hint="eastAsia"/>
          <w:color w:val="000000"/>
        </w:rPr>
        <w:t>.</w:t>
      </w:r>
      <w:r w:rsidR="00CE0035" w:rsidRPr="00CE0035">
        <w:rPr>
          <w:rFonts w:hint="eastAsia"/>
          <w:color w:val="000000"/>
        </w:rPr>
        <w:t>沿海地区水闸安全鉴定分析</w:t>
      </w:r>
      <w:r>
        <w:rPr>
          <w:rFonts w:hint="eastAsia"/>
          <w:color w:val="000000"/>
        </w:rPr>
        <w:t>[J]</w:t>
      </w:r>
      <w:r>
        <w:rPr>
          <w:color w:val="000000"/>
          <w:lang w:val="zh-CN"/>
        </w:rPr>
        <w:t>.</w:t>
      </w:r>
      <w:r w:rsidR="00CE0035">
        <w:rPr>
          <w:rFonts w:hint="eastAsia"/>
          <w:color w:val="000000"/>
          <w:lang w:val="zh-CN"/>
        </w:rPr>
        <w:t>中国农村水利水电</w:t>
      </w:r>
      <w:r w:rsidR="000F2415">
        <w:rPr>
          <w:color w:val="000000"/>
          <w:lang w:val="zh-CN"/>
        </w:rPr>
        <w:t>,</w:t>
      </w:r>
      <w:r w:rsidR="00CE0035">
        <w:rPr>
          <w:rFonts w:hint="eastAsia"/>
          <w:color w:val="000000"/>
          <w:lang w:val="zh-CN"/>
        </w:rPr>
        <w:t>2014</w:t>
      </w:r>
      <w:r>
        <w:rPr>
          <w:color w:val="000000"/>
          <w:lang w:val="zh-CN"/>
        </w:rPr>
        <w:t>(</w:t>
      </w:r>
      <w:r w:rsidR="00CE0035">
        <w:rPr>
          <w:rFonts w:hint="eastAsia"/>
          <w:color w:val="000000"/>
          <w:lang w:val="zh-CN"/>
        </w:rPr>
        <w:t>12</w:t>
      </w:r>
      <w:r>
        <w:rPr>
          <w:color w:val="000000"/>
          <w:lang w:val="zh-CN"/>
        </w:rPr>
        <w:t>):</w:t>
      </w:r>
      <w:r w:rsidR="00CE0035">
        <w:rPr>
          <w:rFonts w:hint="eastAsia"/>
          <w:color w:val="000000"/>
          <w:lang w:val="zh-CN"/>
        </w:rPr>
        <w:t>134</w:t>
      </w:r>
      <w:r w:rsidR="00CE0035">
        <w:rPr>
          <w:color w:val="000000"/>
          <w:lang w:val="zh-CN"/>
        </w:rPr>
        <w:t xml:space="preserve"> </w:t>
      </w:r>
      <w:r>
        <w:rPr>
          <w:color w:val="000000"/>
          <w:lang w:val="zh-CN"/>
        </w:rPr>
        <w:t>-</w:t>
      </w:r>
      <w:r w:rsidR="00CE0035">
        <w:rPr>
          <w:rFonts w:hint="eastAsia"/>
          <w:color w:val="000000"/>
          <w:lang w:val="zh-CN"/>
        </w:rPr>
        <w:t>138</w:t>
      </w:r>
      <w:r>
        <w:rPr>
          <w:color w:val="000000"/>
          <w:lang w:val="zh-CN"/>
        </w:rPr>
        <w:t>.</w:t>
      </w:r>
    </w:p>
    <w:p w:rsidR="00F2229C" w:rsidRDefault="00F2229C">
      <w:pPr>
        <w:rPr>
          <w:rFonts w:hint="eastAsia"/>
          <w:color w:val="000000"/>
        </w:rPr>
      </w:pPr>
      <w:r>
        <w:t>[</w:t>
      </w:r>
      <w:r w:rsidR="0066747B">
        <w:rPr>
          <w:rFonts w:hint="eastAsia"/>
        </w:rPr>
        <w:t>5</w:t>
      </w:r>
      <w:r>
        <w:t>]</w:t>
      </w:r>
      <w:r w:rsidR="008E1F0D">
        <w:rPr>
          <w:rFonts w:hint="eastAsia"/>
          <w:color w:val="000000"/>
          <w:lang w:val="zh-CN"/>
        </w:rPr>
        <w:t>宋志权</w:t>
      </w:r>
      <w:r>
        <w:rPr>
          <w:rFonts w:hint="eastAsia"/>
          <w:color w:val="000000"/>
        </w:rPr>
        <w:t>.</w:t>
      </w:r>
      <w:r w:rsidR="008E1F0D">
        <w:rPr>
          <w:rFonts w:hint="eastAsia"/>
          <w:color w:val="000000"/>
        </w:rPr>
        <w:t>水闸安全鉴定技术研究与实践</w:t>
      </w:r>
      <w:r>
        <w:t>[D].</w:t>
      </w:r>
      <w:r>
        <w:rPr>
          <w:color w:val="000000"/>
          <w:lang w:val="zh-CN"/>
        </w:rPr>
        <w:t xml:space="preserve"> </w:t>
      </w:r>
      <w:r w:rsidR="008E1F0D">
        <w:rPr>
          <w:rFonts w:hint="eastAsia"/>
          <w:color w:val="000000"/>
          <w:lang w:val="zh-CN"/>
        </w:rPr>
        <w:t>郑州</w:t>
      </w:r>
      <w:r>
        <w:rPr>
          <w:rFonts w:hint="eastAsia"/>
          <w:color w:val="000000"/>
          <w:lang w:val="zh-CN"/>
        </w:rPr>
        <w:t>：</w:t>
      </w:r>
      <w:r w:rsidR="008E1F0D">
        <w:rPr>
          <w:rFonts w:hint="eastAsia"/>
          <w:color w:val="000000"/>
          <w:lang w:val="zh-CN"/>
        </w:rPr>
        <w:t>郑州</w:t>
      </w:r>
      <w:r>
        <w:rPr>
          <w:color w:val="000000"/>
          <w:lang w:val="zh-CN"/>
        </w:rPr>
        <w:t>大学</w:t>
      </w:r>
      <w:r>
        <w:rPr>
          <w:rFonts w:hint="eastAsia"/>
          <w:color w:val="000000"/>
          <w:lang w:val="zh-CN"/>
        </w:rPr>
        <w:t>，</w:t>
      </w:r>
      <w:r w:rsidR="008E1F0D">
        <w:rPr>
          <w:rFonts w:hint="eastAsia"/>
          <w:color w:val="000000"/>
          <w:lang w:val="zh-CN"/>
        </w:rPr>
        <w:t>2012</w:t>
      </w:r>
      <w:r>
        <w:rPr>
          <w:rFonts w:hint="eastAsia"/>
          <w:color w:val="000000"/>
        </w:rPr>
        <w:t>.</w:t>
      </w:r>
    </w:p>
    <w:sectPr w:rsidR="00F2229C">
      <w:footerReference w:type="default" r:id="rId36"/>
      <w:type w:val="continuous"/>
      <w:pgSz w:w="11906" w:h="16838"/>
      <w:pgMar w:top="1587" w:right="1247" w:bottom="1247" w:left="1247" w:header="851" w:footer="992" w:gutter="0"/>
      <w:cols w:num="2" w:space="418"/>
      <w:docGrid w:type="lines" w:linePitch="299" w:charSpace="-10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587" w:rsidRDefault="00475587">
      <w:r>
        <w:separator/>
      </w:r>
    </w:p>
  </w:endnote>
  <w:endnote w:type="continuationSeparator" w:id="0">
    <w:p w:rsidR="00475587" w:rsidRDefault="004755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鵋煕畀.">
    <w:altName w:val="宋体"/>
    <w:charset w:val="86"/>
    <w:family w:val="roma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973" w:rsidRDefault="0082097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587" w:rsidRDefault="00475587">
      <w:r>
        <w:separator/>
      </w:r>
    </w:p>
  </w:footnote>
  <w:footnote w:type="continuationSeparator" w:id="0">
    <w:p w:rsidR="00475587" w:rsidRDefault="004755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76ED788"/>
    <w:multiLevelType w:val="singleLevel"/>
    <w:tmpl w:val="F76ED788"/>
    <w:lvl w:ilvl="0">
      <w:start w:val="1"/>
      <w:numFmt w:val="decimal"/>
      <w:suff w:val="nothing"/>
      <w:lvlText w:val="（%1）"/>
      <w:lvlJc w:val="left"/>
    </w:lvl>
  </w:abstractNum>
  <w:abstractNum w:abstractNumId="1">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2">
    <w:nsid w:val="FFFFFF7D"/>
    <w:multiLevelType w:val="singleLevel"/>
    <w:tmpl w:val="FFFFFF7D"/>
    <w:lvl w:ilvl="0">
      <w:start w:val="1"/>
      <w:numFmt w:val="decimal"/>
      <w:pStyle w:val="Char"/>
      <w:lvlText w:val="%1."/>
      <w:lvlJc w:val="left"/>
      <w:pPr>
        <w:tabs>
          <w:tab w:val="left" w:pos="1620"/>
        </w:tabs>
        <w:ind w:leftChars="600" w:left="1620" w:hangingChars="200" w:hanging="360"/>
      </w:pPr>
    </w:lvl>
  </w:abstractNum>
  <w:abstractNum w:abstractNumId="3">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4">
    <w:nsid w:val="FFFFFF7F"/>
    <w:multiLevelType w:val="singleLevel"/>
    <w:tmpl w:val="FFFFFF7F"/>
    <w:lvl w:ilvl="0">
      <w:start w:val="1"/>
      <w:numFmt w:val="decimal"/>
      <w:pStyle w:val="7"/>
      <w:lvlText w:val="(%1)"/>
      <w:lvlJc w:val="left"/>
      <w:pPr>
        <w:ind w:left="840" w:hanging="4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abstractNum>
  <w:abstractNum w:abstractNumId="5">
    <w:nsid w:val="FFFFFF80"/>
    <w:multiLevelType w:val="singleLevel"/>
    <w:tmpl w:val="FFFFFF80"/>
    <w:lvl w:ilvl="0">
      <w:start w:val="1"/>
      <w:numFmt w:val="bullet"/>
      <w:pStyle w:val="a"/>
      <w:lvlText w:val=""/>
      <w:lvlJc w:val="left"/>
      <w:pPr>
        <w:tabs>
          <w:tab w:val="left" w:pos="2040"/>
        </w:tabs>
        <w:ind w:leftChars="800" w:left="2040" w:hangingChars="200" w:hanging="360"/>
      </w:pPr>
      <w:rPr>
        <w:rFonts w:ascii="Wingdings" w:hAnsi="Wingdings" w:hint="default"/>
      </w:rPr>
    </w:lvl>
  </w:abstractNum>
  <w:abstractNum w:abstractNumId="6">
    <w:nsid w:val="FFFFFF81"/>
    <w:multiLevelType w:val="singleLevel"/>
    <w:tmpl w:val="FFFFFF81"/>
    <w:lvl w:ilvl="0">
      <w:start w:val="1"/>
      <w:numFmt w:val="bullet"/>
      <w:pStyle w:val="Char0"/>
      <w:lvlText w:val=""/>
      <w:lvlJc w:val="left"/>
      <w:pPr>
        <w:tabs>
          <w:tab w:val="left" w:pos="1620"/>
        </w:tabs>
        <w:ind w:leftChars="600" w:left="1620" w:hangingChars="200" w:hanging="360"/>
      </w:pPr>
      <w:rPr>
        <w:rFonts w:ascii="Wingdings" w:hAnsi="Wingdings" w:hint="default"/>
      </w:rPr>
    </w:lvl>
  </w:abstractNum>
  <w:abstractNum w:abstractNumId="7">
    <w:nsid w:val="FFFFFF82"/>
    <w:multiLevelType w:val="singleLevel"/>
    <w:tmpl w:val="FFFFFF82"/>
    <w:lvl w:ilvl="0">
      <w:start w:val="1"/>
      <w:numFmt w:val="bullet"/>
      <w:pStyle w:val="a0"/>
      <w:lvlText w:val=""/>
      <w:lvlJc w:val="left"/>
      <w:pPr>
        <w:tabs>
          <w:tab w:val="left" w:pos="1200"/>
        </w:tabs>
        <w:ind w:leftChars="400" w:left="1200" w:hangingChars="200" w:hanging="360"/>
      </w:pPr>
      <w:rPr>
        <w:rFonts w:ascii="Wingdings" w:hAnsi="Wingdings" w:hint="default"/>
      </w:rPr>
    </w:lvl>
  </w:abstractNum>
  <w:abstractNum w:abstractNumId="8">
    <w:nsid w:val="FFFFFF83"/>
    <w:multiLevelType w:val="singleLevel"/>
    <w:tmpl w:val="FFFFFF83"/>
    <w:lvl w:ilvl="0">
      <w:start w:val="1"/>
      <w:numFmt w:val="bullet"/>
      <w:pStyle w:val="a1"/>
      <w:lvlText w:val=""/>
      <w:lvlJc w:val="left"/>
      <w:pPr>
        <w:tabs>
          <w:tab w:val="left" w:pos="780"/>
        </w:tabs>
        <w:ind w:leftChars="200" w:left="780" w:hangingChars="200" w:hanging="360"/>
      </w:pPr>
      <w:rPr>
        <w:rFonts w:ascii="Wingdings" w:hAnsi="Wingdings" w:hint="default"/>
      </w:rPr>
    </w:lvl>
  </w:abstractNum>
  <w:abstractNum w:abstractNumId="9">
    <w:nsid w:val="FFFFFF89"/>
    <w:multiLevelType w:val="singleLevel"/>
    <w:tmpl w:val="FFFFFF89"/>
    <w:lvl w:ilvl="0">
      <w:start w:val="1"/>
      <w:numFmt w:val="bullet"/>
      <w:pStyle w:val="Char1"/>
      <w:lvlText w:val=""/>
      <w:lvlJc w:val="left"/>
      <w:pPr>
        <w:tabs>
          <w:tab w:val="left" w:pos="360"/>
        </w:tabs>
        <w:ind w:left="360" w:hangingChars="200" w:hanging="360"/>
      </w:pPr>
      <w:rPr>
        <w:rFonts w:ascii="Wingdings" w:hAnsi="Wingdings" w:hint="default"/>
      </w:rPr>
    </w:lvl>
  </w:abstractNum>
  <w:abstractNum w:abstractNumId="10">
    <w:nsid w:val="09A239E2"/>
    <w:multiLevelType w:val="multilevel"/>
    <w:tmpl w:val="09A239E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6CF7C8A"/>
    <w:multiLevelType w:val="multilevel"/>
    <w:tmpl w:val="26CF7C8A"/>
    <w:lvl w:ilvl="0">
      <w:start w:val="1"/>
      <w:numFmt w:val="chineseCountingThousand"/>
      <w:lvlText w:val="%1、"/>
      <w:lvlJc w:val="left"/>
      <w:pPr>
        <w:ind w:left="425" w:hanging="425"/>
      </w:pPr>
      <w:rPr>
        <w:rFonts w:hint="eastAsia"/>
      </w:rPr>
    </w:lvl>
    <w:lvl w:ilvl="1">
      <w:start w:val="1"/>
      <w:numFmt w:val="decimal"/>
      <w:isLgl/>
      <w:lvlText w:val="%1.%2"/>
      <w:lvlJc w:val="left"/>
      <w:pPr>
        <w:ind w:left="425" w:hanging="425"/>
      </w:pPr>
      <w:rPr>
        <w:rFonts w:hint="eastAsia"/>
      </w:rPr>
    </w:lvl>
    <w:lvl w:ilvl="2">
      <w:start w:val="1"/>
      <w:numFmt w:val="decimal"/>
      <w:isLgl/>
      <w:lvlText w:val="%1.%2.%3"/>
      <w:lvlJc w:val="left"/>
      <w:pPr>
        <w:ind w:left="425" w:hanging="425"/>
      </w:pPr>
      <w:rPr>
        <w:rFonts w:hint="eastAsia"/>
        <w:lang w:val="en-US"/>
      </w:rPr>
    </w:lvl>
    <w:lvl w:ilvl="3">
      <w:start w:val="1"/>
      <w:numFmt w:val="decimal"/>
      <w:isLgl/>
      <w:lvlText w:val="%1.%2.%3.%4"/>
      <w:lvlJc w:val="left"/>
      <w:pPr>
        <w:ind w:left="425" w:hanging="425"/>
      </w:pPr>
      <w:rPr>
        <w:rFonts w:hint="eastAsia"/>
      </w:rPr>
    </w:lvl>
    <w:lvl w:ilvl="4">
      <w:start w:val="1"/>
      <w:numFmt w:val="decimal"/>
      <w:isLgl/>
      <w:lvlText w:val="%1.%2.%3.%4.%5"/>
      <w:lvlJc w:val="left"/>
      <w:pPr>
        <w:ind w:left="425" w:hanging="425"/>
      </w:pPr>
      <w:rPr>
        <w:rFonts w:hint="eastAsia"/>
      </w:rPr>
    </w:lvl>
    <w:lvl w:ilvl="5">
      <w:start w:val="1"/>
      <w:numFmt w:val="decimal"/>
      <w:lvlText w:val="(%6)"/>
      <w:lvlJc w:val="left"/>
      <w:pPr>
        <w:tabs>
          <w:tab w:val="left" w:pos="280"/>
        </w:tabs>
        <w:ind w:left="0" w:firstLine="560"/>
      </w:pPr>
      <w:rPr>
        <w:rFonts w:ascii="Arial" w:hAnsi="Arial" w:hint="default"/>
        <w:sz w:val="28"/>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518C240B"/>
    <w:multiLevelType w:val="multilevel"/>
    <w:tmpl w:val="518C240B"/>
    <w:lvl w:ilvl="0">
      <w:start w:val="1"/>
      <w:numFmt w:val="decimal"/>
      <w:pStyle w:val="a2"/>
      <w:lvlText w:val="%1"/>
      <w:lvlJc w:val="left"/>
      <w:pPr>
        <w:ind w:left="425" w:hanging="425"/>
      </w:pPr>
      <w:rPr>
        <w:rFonts w:ascii="黑体" w:eastAsia="黑体" w:hAnsi="黑体" w:cs="Times New Roman"/>
        <w:b/>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decimal"/>
      <w:pStyle w:val="a3"/>
      <w:lvlText w:val="%1.%2"/>
      <w:lvlJc w:val="left"/>
      <w:pPr>
        <w:ind w:left="567" w:hanging="567"/>
      </w:pPr>
      <w:rPr>
        <w:rFonts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Char2"/>
      <w:lvlText w:val="%1.%2.%3"/>
      <w:lvlJc w:val="left"/>
      <w:pPr>
        <w:ind w:left="709" w:hanging="567"/>
      </w:pPr>
      <w:rPr>
        <w:rFonts w:ascii="Times New Roman" w:hAnsi="Times New Roman" w:cs="Times New Roman"/>
        <w:b w:val="0"/>
        <w:bCs w:val="0"/>
        <w:i w:val="0"/>
        <w:iCs w:val="0"/>
        <w:caps w:val="0"/>
        <w:smallCaps w:val="0"/>
        <w:strike w:val="0"/>
        <w:dstrike w:val="0"/>
        <w:snapToGrid w:val="0"/>
        <w:vanish w:val="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pStyle w:val="Char3"/>
      <w:lvlText w:val="%1.%2.%3.%4"/>
      <w:lvlJc w:val="left"/>
      <w:pPr>
        <w:ind w:left="1984" w:hanging="708"/>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77C79FB"/>
    <w:multiLevelType w:val="multilevel"/>
    <w:tmpl w:val="577C79FB"/>
    <w:lvl w:ilvl="0">
      <w:start w:val="1"/>
      <w:numFmt w:val="decimal"/>
      <w:pStyle w:val="font6"/>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4">
    <w:nsid w:val="59A14404"/>
    <w:multiLevelType w:val="hybridMultilevel"/>
    <w:tmpl w:val="C0AE64C2"/>
    <w:lvl w:ilvl="0">
      <w:start w:val="5"/>
      <w:numFmt w:val="decimal"/>
      <w:lvlText w:val="（%1）"/>
      <w:lvlJc w:val="left"/>
      <w:pPr>
        <w:ind w:left="1200" w:hanging="720"/>
      </w:pPr>
      <w:rPr>
        <w:rFonts w:hint="default"/>
        <w:color w:val="auto"/>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5">
    <w:nsid w:val="59CCDFAA"/>
    <w:multiLevelType w:val="singleLevel"/>
    <w:tmpl w:val="59CCDFAA"/>
    <w:lvl w:ilvl="0">
      <w:start w:val="1"/>
      <w:numFmt w:val="decimal"/>
      <w:suff w:val="nothing"/>
      <w:lvlText w:val="（%1）"/>
      <w:lvlJc w:val="left"/>
    </w:lvl>
  </w:abstractNum>
  <w:abstractNum w:abstractNumId="16">
    <w:nsid w:val="5F30794E"/>
    <w:multiLevelType w:val="hybridMultilevel"/>
    <w:tmpl w:val="42923F0A"/>
    <w:lvl w:ilvl="0" w:tplc="8B9665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0"/>
  </w:num>
  <w:num w:numId="4">
    <w:abstractNumId w:val="11"/>
  </w:num>
  <w:num w:numId="5">
    <w:abstractNumId w:val="4"/>
  </w:num>
  <w:num w:numId="6">
    <w:abstractNumId w:val="6"/>
  </w:num>
  <w:num w:numId="7">
    <w:abstractNumId w:val="9"/>
  </w:num>
  <w:num w:numId="8">
    <w:abstractNumId w:val="7"/>
  </w:num>
  <w:num w:numId="9">
    <w:abstractNumId w:val="3"/>
  </w:num>
  <w:num w:numId="10">
    <w:abstractNumId w:val="8"/>
  </w:num>
  <w:num w:numId="11">
    <w:abstractNumId w:val="5"/>
  </w:num>
  <w:num w:numId="12">
    <w:abstractNumId w:val="2"/>
  </w:num>
  <w:num w:numId="13">
    <w:abstractNumId w:val="1"/>
  </w:num>
  <w:num w:numId="14">
    <w:abstractNumId w:val="13"/>
  </w:num>
  <w:num w:numId="15">
    <w:abstractNumId w:val="15"/>
  </w:num>
  <w:num w:numId="16">
    <w:abstractNumId w:val="16"/>
  </w:num>
  <w:num w:numId="17">
    <w:abstractNumId w:val="0"/>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7"/>
  <w:drawingGridVerticalSpacing w:val="149"/>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v:stroke weight="0"/>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40B"/>
    <w:rsid w:val="00037CF8"/>
    <w:rsid w:val="000A085F"/>
    <w:rsid w:val="000E1180"/>
    <w:rsid w:val="000F2415"/>
    <w:rsid w:val="0010097F"/>
    <w:rsid w:val="00114610"/>
    <w:rsid w:val="00114C51"/>
    <w:rsid w:val="00133A1A"/>
    <w:rsid w:val="00164253"/>
    <w:rsid w:val="0017332F"/>
    <w:rsid w:val="001A6980"/>
    <w:rsid w:val="00250C2F"/>
    <w:rsid w:val="0029689F"/>
    <w:rsid w:val="002B124C"/>
    <w:rsid w:val="002B1D2D"/>
    <w:rsid w:val="002C22A1"/>
    <w:rsid w:val="002D7113"/>
    <w:rsid w:val="002E39E1"/>
    <w:rsid w:val="00331569"/>
    <w:rsid w:val="003714E5"/>
    <w:rsid w:val="00381F9C"/>
    <w:rsid w:val="00445852"/>
    <w:rsid w:val="00475587"/>
    <w:rsid w:val="00483746"/>
    <w:rsid w:val="004E4F06"/>
    <w:rsid w:val="004F0B08"/>
    <w:rsid w:val="00564CC2"/>
    <w:rsid w:val="00565764"/>
    <w:rsid w:val="005E41C5"/>
    <w:rsid w:val="005E4BF1"/>
    <w:rsid w:val="005E7934"/>
    <w:rsid w:val="006552A2"/>
    <w:rsid w:val="0066054D"/>
    <w:rsid w:val="0066747B"/>
    <w:rsid w:val="00681A5F"/>
    <w:rsid w:val="006B2901"/>
    <w:rsid w:val="00730201"/>
    <w:rsid w:val="00733FB9"/>
    <w:rsid w:val="00780C1D"/>
    <w:rsid w:val="007A49BF"/>
    <w:rsid w:val="007B2C78"/>
    <w:rsid w:val="00820973"/>
    <w:rsid w:val="008234F0"/>
    <w:rsid w:val="0084294A"/>
    <w:rsid w:val="008450AD"/>
    <w:rsid w:val="008E1F0D"/>
    <w:rsid w:val="00977EF2"/>
    <w:rsid w:val="009E622A"/>
    <w:rsid w:val="00A34320"/>
    <w:rsid w:val="00A8248C"/>
    <w:rsid w:val="00A8267D"/>
    <w:rsid w:val="00AD2BF9"/>
    <w:rsid w:val="00B04448"/>
    <w:rsid w:val="00B77858"/>
    <w:rsid w:val="00B83976"/>
    <w:rsid w:val="00C05731"/>
    <w:rsid w:val="00C05A2D"/>
    <w:rsid w:val="00C26D7C"/>
    <w:rsid w:val="00C67E5B"/>
    <w:rsid w:val="00C74678"/>
    <w:rsid w:val="00CA16B7"/>
    <w:rsid w:val="00CB32F3"/>
    <w:rsid w:val="00CE0035"/>
    <w:rsid w:val="00D54C94"/>
    <w:rsid w:val="00DD7D86"/>
    <w:rsid w:val="00DE5030"/>
    <w:rsid w:val="00E02BF4"/>
    <w:rsid w:val="00E3636B"/>
    <w:rsid w:val="00E86EF8"/>
    <w:rsid w:val="00E97550"/>
    <w:rsid w:val="00EB20AF"/>
    <w:rsid w:val="00EC6888"/>
    <w:rsid w:val="00F137E7"/>
    <w:rsid w:val="00F2229C"/>
    <w:rsid w:val="04873E5A"/>
    <w:rsid w:val="07827451"/>
    <w:rsid w:val="16AF30F5"/>
    <w:rsid w:val="2149412B"/>
    <w:rsid w:val="29751FFC"/>
    <w:rsid w:val="2A620162"/>
    <w:rsid w:val="2DA16921"/>
    <w:rsid w:val="3B2908C2"/>
    <w:rsid w:val="4432194D"/>
    <w:rsid w:val="4FCE595C"/>
    <w:rsid w:val="59E42826"/>
    <w:rsid w:val="61E21C51"/>
    <w:rsid w:val="6C6346C9"/>
    <w:rsid w:val="6E0D1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stroke weight="0"/>
    </o:shapedefaults>
    <o:shapelayout v:ext="edit">
      <o:idmap v:ext="edit" data="1"/>
    </o:shapelayout>
  </w:shapeDefaults>
  <w:decimalSymbol w:val="."/>
  <w:listSeparator w:val=","/>
  <w15:chartTrackingRefBased/>
  <w15:docId w15:val="{CE3FFD43-40FE-4898-BE15-A83F7AEE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footnote text" w:qFormat="1"/>
    <w:lsdException w:name="annotation text" w:qFormat="1"/>
    <w:lsdException w:name="header" w:uiPriority="99" w:qFormat="1"/>
    <w:lsdException w:name="footer" w:qFormat="1"/>
    <w:lsdException w:name="index heading" w:qFormat="1"/>
    <w:lsdException w:name="caption" w:qFormat="1"/>
    <w:lsdException w:name="table of figures" w:qFormat="1"/>
    <w:lsdException w:name="envelope address" w:qFormat="1"/>
    <w:lsdException w:name="envelope return" w:qFormat="1"/>
    <w:lsdException w:name="annotation reference" w:qFormat="1"/>
    <w:lsdException w:name="page number" w:qFormat="1"/>
    <w:lsdException w:name="endnote reference" w:uiPriority="99"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uiPriority="99" w:qFormat="1"/>
    <w:lsdException w:name="Strong" w:uiPriority="22" w:qFormat="1"/>
    <w:lsdException w:name="Emphasis" w:qFormat="1"/>
    <w:lsdException w:name="Document Map" w:semiHidden="1" w:uiPriority="99"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uiPriority="99" w:qFormat="1"/>
    <w:lsdException w:name="HTML Address" w:qFormat="1"/>
    <w:lsdException w:name="HTML Preformatted" w:qFormat="1"/>
    <w:lsdException w:name="Normal Table"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nhideWhenUsed="1" w:qFormat="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qFormat="1"/>
    <w:lsdException w:name="Table Grid" w:unhideWhenUsed="1"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jc w:val="both"/>
    </w:pPr>
    <w:rPr>
      <w:kern w:val="2"/>
      <w:sz w:val="21"/>
      <w:szCs w:val="24"/>
    </w:rPr>
  </w:style>
  <w:style w:type="paragraph" w:styleId="1">
    <w:name w:val="heading 1"/>
    <w:basedOn w:val="a4"/>
    <w:next w:val="a4"/>
    <w:link w:val="1Char"/>
    <w:uiPriority w:val="9"/>
    <w:qFormat/>
    <w:pPr>
      <w:keepNext/>
      <w:keepLines/>
      <w:spacing w:line="480" w:lineRule="auto"/>
      <w:outlineLvl w:val="0"/>
    </w:pPr>
    <w:rPr>
      <w:rFonts w:eastAsia="黑体"/>
      <w:kern w:val="44"/>
      <w:sz w:val="24"/>
    </w:rPr>
  </w:style>
  <w:style w:type="paragraph" w:styleId="2">
    <w:name w:val="heading 2"/>
    <w:basedOn w:val="a4"/>
    <w:next w:val="a4"/>
    <w:link w:val="2Char"/>
    <w:qFormat/>
    <w:pPr>
      <w:keepNext/>
      <w:keepLines/>
      <w:spacing w:line="240" w:lineRule="atLeast"/>
      <w:jc w:val="center"/>
      <w:outlineLvl w:val="1"/>
    </w:pPr>
    <w:rPr>
      <w:rFonts w:ascii="Arial" w:hAnsi="Arial"/>
      <w:b/>
      <w:sz w:val="28"/>
      <w:szCs w:val="20"/>
    </w:rPr>
  </w:style>
  <w:style w:type="paragraph" w:styleId="30">
    <w:name w:val="heading 3"/>
    <w:basedOn w:val="a4"/>
    <w:next w:val="a4"/>
    <w:link w:val="3Char"/>
    <w:uiPriority w:val="9"/>
    <w:qFormat/>
    <w:pPr>
      <w:keepNext/>
      <w:jc w:val="left"/>
      <w:outlineLvl w:val="2"/>
    </w:pPr>
    <w:rPr>
      <w:rFonts w:eastAsia="黑体"/>
      <w:kern w:val="0"/>
      <w:sz w:val="28"/>
      <w:szCs w:val="20"/>
      <w:lang w:val="x-none" w:eastAsia="x-none"/>
    </w:rPr>
  </w:style>
  <w:style w:type="paragraph" w:styleId="4">
    <w:name w:val="heading 4"/>
    <w:basedOn w:val="a4"/>
    <w:next w:val="a4"/>
    <w:link w:val="4Char"/>
    <w:qFormat/>
    <w:rsid w:val="00820973"/>
    <w:pPr>
      <w:keepNext/>
      <w:keepLines/>
      <w:spacing w:before="280" w:after="290" w:line="376" w:lineRule="auto"/>
      <w:ind w:left="425" w:hanging="425"/>
      <w:outlineLvl w:val="3"/>
    </w:pPr>
    <w:rPr>
      <w:rFonts w:ascii="Cambria" w:hAnsi="Cambria"/>
      <w:b/>
      <w:bCs/>
      <w:sz w:val="28"/>
      <w:szCs w:val="28"/>
    </w:rPr>
  </w:style>
  <w:style w:type="paragraph" w:styleId="50">
    <w:name w:val="heading 5"/>
    <w:basedOn w:val="a4"/>
    <w:next w:val="a4"/>
    <w:link w:val="5Char"/>
    <w:qFormat/>
    <w:rsid w:val="00820973"/>
    <w:pPr>
      <w:keepNext/>
      <w:keepLines/>
      <w:spacing w:before="280" w:after="290" w:line="376" w:lineRule="auto"/>
      <w:ind w:left="425" w:hanging="425"/>
      <w:outlineLvl w:val="4"/>
    </w:pPr>
    <w:rPr>
      <w:b/>
      <w:bCs/>
      <w:sz w:val="28"/>
      <w:szCs w:val="28"/>
    </w:rPr>
  </w:style>
  <w:style w:type="paragraph" w:styleId="6">
    <w:name w:val="heading 6"/>
    <w:basedOn w:val="a4"/>
    <w:next w:val="a4"/>
    <w:link w:val="6Char"/>
    <w:qFormat/>
    <w:rsid w:val="00820973"/>
    <w:pPr>
      <w:keepNext/>
      <w:keepLines/>
      <w:tabs>
        <w:tab w:val="left" w:pos="280"/>
      </w:tabs>
      <w:spacing w:before="240" w:after="64" w:line="320" w:lineRule="auto"/>
      <w:ind w:firstLine="560"/>
      <w:outlineLvl w:val="5"/>
    </w:pPr>
    <w:rPr>
      <w:rFonts w:ascii="Cambria" w:hAnsi="Cambria"/>
      <w:b/>
      <w:bCs/>
      <w:sz w:val="24"/>
    </w:rPr>
  </w:style>
  <w:style w:type="paragraph" w:styleId="70">
    <w:name w:val="heading 7"/>
    <w:basedOn w:val="a4"/>
    <w:next w:val="a4"/>
    <w:link w:val="7Char"/>
    <w:qFormat/>
    <w:rsid w:val="00820973"/>
    <w:pPr>
      <w:keepNext/>
      <w:keepLines/>
      <w:spacing w:before="240" w:after="64" w:line="320" w:lineRule="auto"/>
      <w:outlineLvl w:val="6"/>
    </w:pPr>
    <w:rPr>
      <w:b/>
      <w:bCs/>
      <w:sz w:val="24"/>
    </w:rPr>
  </w:style>
  <w:style w:type="paragraph" w:styleId="8">
    <w:name w:val="heading 8"/>
    <w:basedOn w:val="a4"/>
    <w:next w:val="a4"/>
    <w:link w:val="8Char"/>
    <w:qFormat/>
    <w:rsid w:val="00820973"/>
    <w:pPr>
      <w:keepNext/>
      <w:keepLines/>
      <w:spacing w:before="240" w:after="64" w:line="320" w:lineRule="auto"/>
      <w:outlineLvl w:val="7"/>
    </w:pPr>
    <w:rPr>
      <w:rFonts w:ascii="Cambria" w:hAnsi="Cambria"/>
      <w:sz w:val="24"/>
    </w:rPr>
  </w:style>
  <w:style w:type="paragraph" w:styleId="9">
    <w:name w:val="heading 9"/>
    <w:basedOn w:val="a4"/>
    <w:next w:val="a4"/>
    <w:link w:val="9Char"/>
    <w:qFormat/>
    <w:rsid w:val="00820973"/>
    <w:pPr>
      <w:keepNext/>
      <w:keepLines/>
      <w:spacing w:before="240" w:after="64" w:line="320" w:lineRule="auto"/>
      <w:outlineLvl w:val="8"/>
    </w:pPr>
    <w:rPr>
      <w:rFonts w:ascii="Cambria" w:hAnsi="Cambria"/>
      <w:szCs w:val="21"/>
    </w:rPr>
  </w:style>
  <w:style w:type="character" w:default="1" w:styleId="a5">
    <w:name w:val="Default Paragraph Font"/>
    <w:uiPriority w:val="1"/>
    <w:unhideWhenUsed/>
  </w:style>
  <w:style w:type="table" w:default="1" w:styleId="a6">
    <w:name w:val="Normal Table"/>
    <w:uiPriority w:val="99"/>
    <w:unhideWhenUsed/>
    <w:qFormat/>
    <w:tblPr>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link w:val="1"/>
    <w:uiPriority w:val="9"/>
    <w:qFormat/>
    <w:rsid w:val="00820973"/>
    <w:rPr>
      <w:rFonts w:eastAsia="黑体"/>
      <w:kern w:val="44"/>
      <w:sz w:val="24"/>
      <w:szCs w:val="24"/>
    </w:rPr>
  </w:style>
  <w:style w:type="character" w:customStyle="1" w:styleId="2Char">
    <w:name w:val="标题 2 Char"/>
    <w:link w:val="2"/>
    <w:qFormat/>
    <w:rPr>
      <w:rFonts w:ascii="Arial" w:eastAsia="宋体" w:hAnsi="Arial"/>
      <w:b/>
      <w:kern w:val="2"/>
      <w:sz w:val="28"/>
      <w:lang w:val="en-US" w:eastAsia="zh-CN" w:bidi="ar-SA"/>
    </w:rPr>
  </w:style>
  <w:style w:type="character" w:customStyle="1" w:styleId="3Char">
    <w:name w:val="标题 3 Char"/>
    <w:link w:val="30"/>
    <w:uiPriority w:val="9"/>
    <w:qFormat/>
    <w:rPr>
      <w:rFonts w:eastAsia="黑体"/>
      <w:sz w:val="28"/>
    </w:rPr>
  </w:style>
  <w:style w:type="character" w:customStyle="1" w:styleId="4Char">
    <w:name w:val="标题 4 Char"/>
    <w:link w:val="4"/>
    <w:qFormat/>
    <w:rsid w:val="00820973"/>
    <w:rPr>
      <w:rFonts w:ascii="Cambria" w:hAnsi="Cambria"/>
      <w:b/>
      <w:bCs/>
      <w:kern w:val="2"/>
      <w:sz w:val="28"/>
      <w:szCs w:val="28"/>
    </w:rPr>
  </w:style>
  <w:style w:type="character" w:customStyle="1" w:styleId="5Char">
    <w:name w:val="标题 5 Char"/>
    <w:link w:val="50"/>
    <w:qFormat/>
    <w:rsid w:val="00820973"/>
    <w:rPr>
      <w:b/>
      <w:bCs/>
      <w:kern w:val="2"/>
      <w:sz w:val="28"/>
      <w:szCs w:val="28"/>
    </w:rPr>
  </w:style>
  <w:style w:type="character" w:customStyle="1" w:styleId="6Char">
    <w:name w:val="标题 6 Char"/>
    <w:link w:val="6"/>
    <w:qFormat/>
    <w:rsid w:val="00820973"/>
    <w:rPr>
      <w:rFonts w:ascii="Cambria" w:hAnsi="Cambria"/>
      <w:b/>
      <w:bCs/>
      <w:kern w:val="2"/>
      <w:sz w:val="24"/>
      <w:szCs w:val="24"/>
    </w:rPr>
  </w:style>
  <w:style w:type="character" w:customStyle="1" w:styleId="7Char">
    <w:name w:val="标题 7 Char"/>
    <w:link w:val="70"/>
    <w:qFormat/>
    <w:rsid w:val="00820973"/>
    <w:rPr>
      <w:b/>
      <w:bCs/>
      <w:kern w:val="2"/>
      <w:sz w:val="24"/>
      <w:szCs w:val="24"/>
    </w:rPr>
  </w:style>
  <w:style w:type="character" w:customStyle="1" w:styleId="8Char">
    <w:name w:val="标题 8 Char"/>
    <w:link w:val="8"/>
    <w:qFormat/>
    <w:rsid w:val="00820973"/>
    <w:rPr>
      <w:rFonts w:ascii="Cambria" w:hAnsi="Cambria"/>
      <w:kern w:val="2"/>
      <w:sz w:val="24"/>
      <w:szCs w:val="24"/>
    </w:rPr>
  </w:style>
  <w:style w:type="character" w:customStyle="1" w:styleId="9Char">
    <w:name w:val="标题 9 Char"/>
    <w:link w:val="9"/>
    <w:qFormat/>
    <w:rsid w:val="00820973"/>
    <w:rPr>
      <w:rFonts w:ascii="Cambria" w:hAnsi="Cambria"/>
      <w:kern w:val="2"/>
      <w:sz w:val="21"/>
      <w:szCs w:val="21"/>
    </w:rPr>
  </w:style>
  <w:style w:type="character" w:styleId="a8">
    <w:name w:val="page number"/>
    <w:basedOn w:val="a5"/>
    <w:qFormat/>
  </w:style>
  <w:style w:type="character" w:customStyle="1" w:styleId="Char4">
    <w:name w:val="批注框文本 Char"/>
    <w:link w:val="a9"/>
    <w:uiPriority w:val="99"/>
    <w:qFormat/>
    <w:rPr>
      <w:kern w:val="2"/>
      <w:sz w:val="18"/>
      <w:szCs w:val="18"/>
    </w:rPr>
  </w:style>
  <w:style w:type="paragraph" w:styleId="a9">
    <w:name w:val="Balloon Text"/>
    <w:basedOn w:val="a4"/>
    <w:link w:val="Char4"/>
    <w:uiPriority w:val="99"/>
    <w:qFormat/>
    <w:rPr>
      <w:sz w:val="18"/>
      <w:szCs w:val="18"/>
    </w:rPr>
  </w:style>
  <w:style w:type="character" w:styleId="aa">
    <w:name w:val="Hyperlink"/>
    <w:uiPriority w:val="99"/>
    <w:qFormat/>
    <w:rPr>
      <w:color w:val="0000FF"/>
      <w:u w:val="single"/>
    </w:rPr>
  </w:style>
  <w:style w:type="paragraph" w:styleId="ab">
    <w:name w:val="Body Text Indent"/>
    <w:basedOn w:val="a4"/>
    <w:next w:val="a4"/>
    <w:link w:val="Char10"/>
    <w:qFormat/>
    <w:pPr>
      <w:ind w:left="2520" w:hangingChars="900" w:hanging="2520"/>
    </w:pPr>
    <w:rPr>
      <w:sz w:val="28"/>
    </w:rPr>
  </w:style>
  <w:style w:type="character" w:customStyle="1" w:styleId="Char10">
    <w:name w:val="正文文本缩进 Char1"/>
    <w:link w:val="ab"/>
    <w:rsid w:val="00820973"/>
    <w:rPr>
      <w:kern w:val="2"/>
      <w:sz w:val="28"/>
      <w:szCs w:val="24"/>
    </w:rPr>
  </w:style>
  <w:style w:type="paragraph" w:styleId="20">
    <w:name w:val="Body Text Indent 2"/>
    <w:basedOn w:val="a4"/>
    <w:link w:val="2Char0"/>
    <w:qFormat/>
    <w:pPr>
      <w:spacing w:line="276" w:lineRule="auto"/>
      <w:ind w:left="520"/>
    </w:pPr>
    <w:rPr>
      <w:bCs/>
      <w:sz w:val="28"/>
      <w:szCs w:val="28"/>
    </w:rPr>
  </w:style>
  <w:style w:type="character" w:customStyle="1" w:styleId="2Char0">
    <w:name w:val="正文文本缩进 2 Char"/>
    <w:link w:val="20"/>
    <w:qFormat/>
    <w:rsid w:val="00820973"/>
    <w:rPr>
      <w:bCs/>
      <w:kern w:val="2"/>
      <w:sz w:val="28"/>
      <w:szCs w:val="28"/>
    </w:rPr>
  </w:style>
  <w:style w:type="paragraph" w:styleId="ac">
    <w:name w:val="caption"/>
    <w:basedOn w:val="a4"/>
    <w:next w:val="a4"/>
    <w:link w:val="Char5"/>
    <w:qFormat/>
    <w:pPr>
      <w:jc w:val="center"/>
    </w:pPr>
    <w:rPr>
      <w:sz w:val="18"/>
      <w:lang w:val="x-none" w:eastAsia="x-none"/>
    </w:rPr>
  </w:style>
  <w:style w:type="character" w:customStyle="1" w:styleId="Char5">
    <w:name w:val="题注 Char"/>
    <w:link w:val="ac"/>
    <w:qFormat/>
    <w:rsid w:val="00820973"/>
    <w:rPr>
      <w:kern w:val="2"/>
      <w:sz w:val="18"/>
      <w:szCs w:val="24"/>
    </w:rPr>
  </w:style>
  <w:style w:type="paragraph" w:styleId="ad">
    <w:name w:val="Document Map"/>
    <w:basedOn w:val="a4"/>
    <w:link w:val="Char6"/>
    <w:uiPriority w:val="99"/>
    <w:semiHidden/>
    <w:qFormat/>
    <w:pPr>
      <w:shd w:val="clear" w:color="auto" w:fill="000080"/>
    </w:pPr>
  </w:style>
  <w:style w:type="character" w:customStyle="1" w:styleId="Char6">
    <w:name w:val="文档结构图 Char"/>
    <w:link w:val="ad"/>
    <w:uiPriority w:val="99"/>
    <w:semiHidden/>
    <w:qFormat/>
    <w:rsid w:val="00820973"/>
    <w:rPr>
      <w:kern w:val="2"/>
      <w:sz w:val="21"/>
      <w:szCs w:val="24"/>
      <w:shd w:val="clear" w:color="auto" w:fill="000080"/>
    </w:rPr>
  </w:style>
  <w:style w:type="paragraph" w:customStyle="1" w:styleId="ae">
    <w:name w:val="表格文字（天悦星晨）"/>
    <w:basedOn w:val="a4"/>
    <w:next w:val="a4"/>
    <w:pPr>
      <w:jc w:val="center"/>
    </w:pPr>
    <w:rPr>
      <w:rFonts w:cs="宋体"/>
    </w:rPr>
  </w:style>
  <w:style w:type="paragraph" w:styleId="af">
    <w:name w:val="Normal Indent"/>
    <w:basedOn w:val="a4"/>
    <w:uiPriority w:val="99"/>
    <w:qFormat/>
    <w:pPr>
      <w:adjustRightInd w:val="0"/>
      <w:snapToGrid w:val="0"/>
      <w:ind w:left="907"/>
    </w:pPr>
    <w:rPr>
      <w:sz w:val="30"/>
    </w:rPr>
  </w:style>
  <w:style w:type="paragraph" w:customStyle="1" w:styleId="af0">
    <w:name w:val="图"/>
    <w:basedOn w:val="a4"/>
  </w:style>
  <w:style w:type="paragraph" w:customStyle="1" w:styleId="p0">
    <w:name w:val="p0"/>
    <w:basedOn w:val="a4"/>
    <w:qFormat/>
    <w:pPr>
      <w:widowControl/>
    </w:pPr>
    <w:rPr>
      <w:kern w:val="0"/>
      <w:szCs w:val="21"/>
    </w:rPr>
  </w:style>
  <w:style w:type="paragraph" w:styleId="a3">
    <w:name w:val="footer"/>
    <w:basedOn w:val="a4"/>
    <w:link w:val="Char2"/>
    <w:qFormat/>
    <w:pPr>
      <w:tabs>
        <w:tab w:val="center" w:pos="4153"/>
        <w:tab w:val="right" w:pos="8306"/>
      </w:tabs>
      <w:snapToGrid w:val="0"/>
      <w:jc w:val="left"/>
    </w:pPr>
    <w:rPr>
      <w:sz w:val="18"/>
      <w:szCs w:val="18"/>
    </w:rPr>
  </w:style>
  <w:style w:type="character" w:customStyle="1" w:styleId="Char2">
    <w:name w:val="页脚 Char"/>
    <w:link w:val="a3"/>
    <w:qFormat/>
    <w:rsid w:val="00820973"/>
    <w:rPr>
      <w:kern w:val="2"/>
      <w:sz w:val="18"/>
      <w:szCs w:val="18"/>
    </w:rPr>
  </w:style>
  <w:style w:type="paragraph" w:styleId="a2">
    <w:name w:val="header"/>
    <w:basedOn w:val="a4"/>
    <w:link w:val="Char3"/>
    <w:uiPriority w:val="99"/>
    <w:qFormat/>
    <w:pPr>
      <w:pBdr>
        <w:bottom w:val="single" w:sz="6" w:space="1" w:color="auto"/>
      </w:pBdr>
      <w:tabs>
        <w:tab w:val="center" w:pos="4153"/>
        <w:tab w:val="right" w:pos="8306"/>
      </w:tabs>
      <w:snapToGrid w:val="0"/>
      <w:jc w:val="center"/>
    </w:pPr>
    <w:rPr>
      <w:sz w:val="18"/>
      <w:szCs w:val="18"/>
    </w:rPr>
  </w:style>
  <w:style w:type="character" w:customStyle="1" w:styleId="Char3">
    <w:name w:val="页眉 Char"/>
    <w:link w:val="a2"/>
    <w:uiPriority w:val="99"/>
    <w:qFormat/>
    <w:rsid w:val="00820973"/>
    <w:rPr>
      <w:kern w:val="2"/>
      <w:sz w:val="18"/>
      <w:szCs w:val="18"/>
    </w:rPr>
  </w:style>
  <w:style w:type="paragraph" w:customStyle="1" w:styleId="af1">
    <w:name w:val="表格内容"/>
    <w:basedOn w:val="a4"/>
    <w:qFormat/>
    <w:pPr>
      <w:spacing w:line="320" w:lineRule="exact"/>
    </w:pPr>
    <w:rPr>
      <w:sz w:val="15"/>
    </w:rPr>
  </w:style>
  <w:style w:type="paragraph" w:styleId="40">
    <w:name w:val="toc 4"/>
    <w:basedOn w:val="a4"/>
    <w:next w:val="a4"/>
    <w:uiPriority w:val="39"/>
    <w:qFormat/>
    <w:pPr>
      <w:widowControl/>
      <w:ind w:leftChars="600" w:left="1260"/>
    </w:pPr>
    <w:rPr>
      <w:szCs w:val="20"/>
    </w:rPr>
  </w:style>
  <w:style w:type="paragraph" w:customStyle="1" w:styleId="tgt2">
    <w:name w:val="tgt2"/>
    <w:basedOn w:val="a4"/>
    <w:pPr>
      <w:widowControl/>
      <w:spacing w:after="150" w:line="360" w:lineRule="auto"/>
      <w:jc w:val="left"/>
    </w:pPr>
    <w:rPr>
      <w:rFonts w:ascii="宋体" w:hAnsi="宋体" w:cs="宋体"/>
      <w:b/>
      <w:bCs/>
      <w:kern w:val="0"/>
      <w:sz w:val="36"/>
      <w:szCs w:val="36"/>
    </w:rPr>
  </w:style>
  <w:style w:type="table" w:styleId="af2">
    <w:name w:val="Table Grid"/>
    <w:basedOn w:val="a6"/>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3">
    <w:name w:val="正文样式"/>
    <w:basedOn w:val="a4"/>
    <w:qFormat/>
    <w:rsid w:val="00C05A2D"/>
    <w:pPr>
      <w:adjustRightInd w:val="0"/>
      <w:snapToGrid w:val="0"/>
      <w:spacing w:line="360" w:lineRule="auto"/>
      <w:ind w:firstLineChars="200" w:firstLine="200"/>
      <w:textAlignment w:val="center"/>
    </w:pPr>
    <w:rPr>
      <w:snapToGrid w:val="0"/>
      <w:color w:val="000000"/>
      <w:kern w:val="0"/>
      <w:sz w:val="24"/>
    </w:rPr>
  </w:style>
  <w:style w:type="paragraph" w:customStyle="1" w:styleId="af4">
    <w:name w:val="图名"/>
    <w:basedOn w:val="a4"/>
    <w:qFormat/>
    <w:rsid w:val="00C05A2D"/>
    <w:pPr>
      <w:spacing w:afterLines="20"/>
      <w:jc w:val="center"/>
    </w:pPr>
    <w:rPr>
      <w:rFonts w:eastAsia="黑体"/>
      <w:b/>
      <w:szCs w:val="21"/>
    </w:rPr>
  </w:style>
  <w:style w:type="paragraph" w:styleId="31">
    <w:name w:val="Body Text 3"/>
    <w:basedOn w:val="a4"/>
    <w:link w:val="3Char0"/>
    <w:qFormat/>
    <w:rsid w:val="00C05A2D"/>
    <w:pPr>
      <w:spacing w:after="120"/>
    </w:pPr>
    <w:rPr>
      <w:sz w:val="16"/>
      <w:szCs w:val="16"/>
    </w:rPr>
  </w:style>
  <w:style w:type="character" w:customStyle="1" w:styleId="3Char0">
    <w:name w:val="正文文本 3 Char"/>
    <w:link w:val="31"/>
    <w:qFormat/>
    <w:rsid w:val="00C05A2D"/>
    <w:rPr>
      <w:kern w:val="2"/>
      <w:sz w:val="16"/>
      <w:szCs w:val="16"/>
    </w:rPr>
  </w:style>
  <w:style w:type="paragraph" w:customStyle="1" w:styleId="af5">
    <w:name w:val="报告正文"/>
    <w:basedOn w:val="a4"/>
    <w:qFormat/>
    <w:rsid w:val="00C05A2D"/>
    <w:pPr>
      <w:spacing w:line="360" w:lineRule="auto"/>
      <w:ind w:firstLine="480"/>
    </w:pPr>
    <w:rPr>
      <w:rFonts w:hAnsi="宋体"/>
      <w:color w:val="000000"/>
      <w:kern w:val="0"/>
      <w:sz w:val="24"/>
      <w:szCs w:val="32"/>
    </w:rPr>
  </w:style>
  <w:style w:type="paragraph" w:customStyle="1" w:styleId="af6">
    <w:name w:val="二级标题"/>
    <w:basedOn w:val="a4"/>
    <w:qFormat/>
    <w:rsid w:val="00C05A2D"/>
    <w:pPr>
      <w:numPr>
        <w:ilvl w:val="1"/>
        <w:numId w:val="1"/>
      </w:numPr>
      <w:tabs>
        <w:tab w:val="left" w:pos="420"/>
      </w:tabs>
      <w:adjustRightInd w:val="0"/>
      <w:snapToGrid w:val="0"/>
      <w:spacing w:beforeLines="50" w:line="360" w:lineRule="auto"/>
      <w:jc w:val="left"/>
      <w:textAlignment w:val="center"/>
      <w:outlineLvl w:val="1"/>
    </w:pPr>
    <w:rPr>
      <w:rFonts w:eastAsia="黑体"/>
      <w:snapToGrid w:val="0"/>
      <w:color w:val="000000"/>
      <w:kern w:val="0"/>
      <w:sz w:val="30"/>
    </w:rPr>
  </w:style>
  <w:style w:type="paragraph" w:customStyle="1" w:styleId="af7">
    <w:name w:val="三级标题"/>
    <w:basedOn w:val="a4"/>
    <w:next w:val="a4"/>
    <w:qFormat/>
    <w:rsid w:val="00C05A2D"/>
    <w:pPr>
      <w:numPr>
        <w:ilvl w:val="2"/>
        <w:numId w:val="1"/>
      </w:numPr>
      <w:tabs>
        <w:tab w:val="left" w:pos="0"/>
        <w:tab w:val="left" w:pos="420"/>
      </w:tabs>
      <w:adjustRightInd w:val="0"/>
      <w:snapToGrid w:val="0"/>
      <w:spacing w:beforeLines="50" w:line="360" w:lineRule="auto"/>
      <w:jc w:val="left"/>
      <w:textAlignment w:val="top"/>
      <w:outlineLvl w:val="2"/>
    </w:pPr>
    <w:rPr>
      <w:rFonts w:eastAsia="黑体"/>
      <w:snapToGrid w:val="0"/>
      <w:kern w:val="0"/>
      <w:sz w:val="28"/>
    </w:rPr>
  </w:style>
  <w:style w:type="paragraph" w:customStyle="1" w:styleId="af8">
    <w:name w:val="一级标题"/>
    <w:basedOn w:val="1"/>
    <w:qFormat/>
    <w:rsid w:val="00C05A2D"/>
    <w:pPr>
      <w:pageBreakBefore/>
      <w:numPr>
        <w:numId w:val="1"/>
      </w:numPr>
      <w:tabs>
        <w:tab w:val="num" w:pos="360"/>
        <w:tab w:val="left" w:pos="420"/>
      </w:tabs>
      <w:spacing w:line="360" w:lineRule="auto"/>
      <w:ind w:left="0" w:firstLine="0"/>
      <w:jc w:val="center"/>
      <w:textAlignment w:val="center"/>
    </w:pPr>
    <w:rPr>
      <w:bCs/>
      <w:snapToGrid w:val="0"/>
      <w:sz w:val="32"/>
      <w:szCs w:val="32"/>
    </w:rPr>
  </w:style>
  <w:style w:type="paragraph" w:customStyle="1" w:styleId="af9">
    <w:name w:val="四级标题"/>
    <w:basedOn w:val="af7"/>
    <w:qFormat/>
    <w:rsid w:val="00C05A2D"/>
    <w:pPr>
      <w:numPr>
        <w:ilvl w:val="3"/>
      </w:numPr>
      <w:ind w:left="0" w:firstLine="0"/>
      <w:outlineLvl w:val="3"/>
    </w:pPr>
    <w:rPr>
      <w:sz w:val="24"/>
    </w:rPr>
  </w:style>
  <w:style w:type="paragraph" w:customStyle="1" w:styleId="afa">
    <w:name w:val="表格标题"/>
    <w:basedOn w:val="a4"/>
    <w:qFormat/>
    <w:rsid w:val="00820973"/>
    <w:pPr>
      <w:adjustRightInd w:val="0"/>
      <w:snapToGrid w:val="0"/>
      <w:jc w:val="center"/>
      <w:textAlignment w:val="center"/>
    </w:pPr>
    <w:rPr>
      <w:rFonts w:eastAsia="黑体"/>
      <w:snapToGrid w:val="0"/>
      <w:color w:val="000000"/>
      <w:kern w:val="0"/>
      <w:sz w:val="24"/>
    </w:rPr>
  </w:style>
  <w:style w:type="paragraph" w:customStyle="1" w:styleId="21">
    <w:name w:val="样式 首行缩进:  2 字符"/>
    <w:basedOn w:val="a4"/>
    <w:qFormat/>
    <w:rsid w:val="00820973"/>
    <w:pPr>
      <w:spacing w:line="360" w:lineRule="auto"/>
      <w:ind w:firstLineChars="200" w:firstLine="560"/>
    </w:pPr>
    <w:rPr>
      <w:rFonts w:cs="宋体"/>
      <w:szCs w:val="20"/>
    </w:rPr>
  </w:style>
  <w:style w:type="paragraph" w:customStyle="1" w:styleId="afb">
    <w:name w:val="正文加粗"/>
    <w:basedOn w:val="af3"/>
    <w:next w:val="af3"/>
    <w:qFormat/>
    <w:rsid w:val="00820973"/>
    <w:pPr>
      <w:ind w:firstLine="560"/>
    </w:pPr>
    <w:rPr>
      <w:b/>
    </w:rPr>
  </w:style>
  <w:style w:type="paragraph" w:customStyle="1" w:styleId="afc">
    <w:name w:val="表头"/>
    <w:basedOn w:val="afd"/>
    <w:link w:val="Char7"/>
    <w:qFormat/>
    <w:rsid w:val="00820973"/>
    <w:pPr>
      <w:spacing w:line="360" w:lineRule="auto"/>
      <w:jc w:val="left"/>
    </w:pPr>
    <w:rPr>
      <w:rFonts w:ascii="Times New Roman" w:eastAsia="黑体" w:hAnsi="Times New Roman"/>
      <w:b/>
      <w:kern w:val="0"/>
      <w:szCs w:val="21"/>
      <w:lang w:val="x-none" w:eastAsia="x-none"/>
    </w:rPr>
  </w:style>
  <w:style w:type="paragraph" w:styleId="afd">
    <w:name w:val="Body Text"/>
    <w:basedOn w:val="a4"/>
    <w:link w:val="Char8"/>
    <w:unhideWhenUsed/>
    <w:qFormat/>
    <w:rsid w:val="00820973"/>
    <w:pPr>
      <w:spacing w:after="120"/>
    </w:pPr>
    <w:rPr>
      <w:rFonts w:ascii="Calibri" w:hAnsi="Calibri"/>
      <w:szCs w:val="22"/>
    </w:rPr>
  </w:style>
  <w:style w:type="character" w:customStyle="1" w:styleId="Char8">
    <w:name w:val="正文文本 Char"/>
    <w:link w:val="afd"/>
    <w:qFormat/>
    <w:rsid w:val="00820973"/>
    <w:rPr>
      <w:rFonts w:ascii="Calibri" w:eastAsia="宋体" w:hAnsi="Calibri" w:cs="Times New Roman"/>
      <w:kern w:val="2"/>
      <w:sz w:val="21"/>
      <w:szCs w:val="22"/>
    </w:rPr>
  </w:style>
  <w:style w:type="character" w:customStyle="1" w:styleId="Char7">
    <w:name w:val="表头 Char"/>
    <w:link w:val="afc"/>
    <w:qFormat/>
    <w:rsid w:val="00820973"/>
    <w:rPr>
      <w:rFonts w:eastAsia="黑体"/>
      <w:b/>
      <w:sz w:val="21"/>
      <w:szCs w:val="21"/>
    </w:rPr>
  </w:style>
  <w:style w:type="paragraph" w:styleId="32">
    <w:name w:val="List 3"/>
    <w:basedOn w:val="a4"/>
    <w:qFormat/>
    <w:rsid w:val="00820973"/>
    <w:pPr>
      <w:spacing w:line="360" w:lineRule="auto"/>
      <w:ind w:leftChars="400" w:left="100" w:hangingChars="200" w:hanging="200"/>
      <w:contextualSpacing/>
    </w:pPr>
  </w:style>
  <w:style w:type="paragraph" w:styleId="afe">
    <w:name w:val="annotation text"/>
    <w:basedOn w:val="a4"/>
    <w:link w:val="Char9"/>
    <w:unhideWhenUsed/>
    <w:qFormat/>
    <w:rsid w:val="00820973"/>
    <w:pPr>
      <w:jc w:val="left"/>
    </w:pPr>
    <w:rPr>
      <w:rFonts w:ascii="Calibri" w:hAnsi="Calibri"/>
      <w:szCs w:val="22"/>
    </w:rPr>
  </w:style>
  <w:style w:type="character" w:customStyle="1" w:styleId="Char9">
    <w:name w:val="批注文字 Char"/>
    <w:link w:val="afe"/>
    <w:qFormat/>
    <w:rsid w:val="00820973"/>
    <w:rPr>
      <w:rFonts w:ascii="Calibri" w:eastAsia="宋体" w:hAnsi="Calibri" w:cs="Times New Roman"/>
      <w:kern w:val="2"/>
      <w:sz w:val="21"/>
      <w:szCs w:val="22"/>
    </w:rPr>
  </w:style>
  <w:style w:type="paragraph" w:styleId="aff">
    <w:name w:val="annotation subject"/>
    <w:basedOn w:val="afe"/>
    <w:next w:val="afe"/>
    <w:link w:val="Chara"/>
    <w:qFormat/>
    <w:rsid w:val="00820973"/>
    <w:pPr>
      <w:spacing w:line="360" w:lineRule="auto"/>
    </w:pPr>
    <w:rPr>
      <w:rFonts w:ascii="Times New Roman" w:hAnsi="Times New Roman"/>
      <w:b/>
      <w:bCs/>
      <w:szCs w:val="24"/>
    </w:rPr>
  </w:style>
  <w:style w:type="character" w:customStyle="1" w:styleId="Chara">
    <w:name w:val="批注主题 Char"/>
    <w:link w:val="aff"/>
    <w:rsid w:val="00820973"/>
    <w:rPr>
      <w:rFonts w:ascii="Calibri" w:eastAsia="宋体" w:hAnsi="Calibri" w:cs="Times New Roman"/>
      <w:b/>
      <w:bCs/>
      <w:kern w:val="2"/>
      <w:sz w:val="21"/>
      <w:szCs w:val="24"/>
    </w:rPr>
  </w:style>
  <w:style w:type="paragraph" w:styleId="7">
    <w:name w:val="toc 7"/>
    <w:basedOn w:val="a4"/>
    <w:next w:val="a4"/>
    <w:uiPriority w:val="39"/>
    <w:unhideWhenUsed/>
    <w:qFormat/>
    <w:rsid w:val="00820973"/>
    <w:pPr>
      <w:spacing w:line="360" w:lineRule="auto"/>
      <w:ind w:left="1260"/>
      <w:jc w:val="left"/>
    </w:pPr>
    <w:rPr>
      <w:rFonts w:ascii="Calibri" w:hAnsi="Calibri"/>
      <w:sz w:val="18"/>
      <w:szCs w:val="18"/>
    </w:rPr>
  </w:style>
  <w:style w:type="paragraph" w:styleId="aff0">
    <w:name w:val="Body Text First Indent"/>
    <w:basedOn w:val="afd"/>
    <w:link w:val="Charb"/>
    <w:qFormat/>
    <w:rsid w:val="00820973"/>
    <w:pPr>
      <w:spacing w:line="360" w:lineRule="auto"/>
      <w:ind w:firstLineChars="100" w:firstLine="420"/>
    </w:pPr>
    <w:rPr>
      <w:rFonts w:ascii="Times New Roman" w:hAnsi="Times New Roman"/>
      <w:szCs w:val="24"/>
    </w:rPr>
  </w:style>
  <w:style w:type="character" w:customStyle="1" w:styleId="Charb">
    <w:name w:val="正文首行缩进 Char"/>
    <w:link w:val="aff0"/>
    <w:qFormat/>
    <w:rsid w:val="00820973"/>
    <w:rPr>
      <w:rFonts w:ascii="Calibri" w:eastAsia="宋体" w:hAnsi="Calibri" w:cs="Times New Roman"/>
      <w:kern w:val="2"/>
      <w:sz w:val="21"/>
      <w:szCs w:val="24"/>
    </w:rPr>
  </w:style>
  <w:style w:type="paragraph" w:styleId="22">
    <w:name w:val="List Number 2"/>
    <w:basedOn w:val="a4"/>
    <w:qFormat/>
    <w:rsid w:val="00820973"/>
    <w:pPr>
      <w:numPr>
        <w:numId w:val="5"/>
      </w:numPr>
      <w:spacing w:line="360" w:lineRule="auto"/>
      <w:ind w:left="0" w:firstLine="420"/>
      <w:contextualSpacing/>
    </w:pPr>
    <w:rPr>
      <w:sz w:val="28"/>
    </w:rPr>
  </w:style>
  <w:style w:type="paragraph" w:styleId="aff1">
    <w:name w:val="table of authorities"/>
    <w:basedOn w:val="a4"/>
    <w:next w:val="a4"/>
    <w:qFormat/>
    <w:rsid w:val="00820973"/>
    <w:pPr>
      <w:spacing w:line="360" w:lineRule="auto"/>
      <w:ind w:leftChars="200" w:left="420"/>
    </w:pPr>
  </w:style>
  <w:style w:type="paragraph" w:styleId="aff2">
    <w:name w:val="macro"/>
    <w:link w:val="Char0"/>
    <w:qFormat/>
    <w:rsid w:val="0082097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Char0">
    <w:name w:val="宏文本 Char"/>
    <w:link w:val="aff2"/>
    <w:qFormat/>
    <w:rsid w:val="00820973"/>
    <w:rPr>
      <w:rFonts w:ascii="Courier New" w:hAnsi="Courier New" w:cs="Courier New"/>
      <w:kern w:val="2"/>
      <w:sz w:val="24"/>
      <w:szCs w:val="24"/>
      <w:lang w:val="en-US" w:eastAsia="zh-CN" w:bidi="ar-SA"/>
    </w:rPr>
  </w:style>
  <w:style w:type="paragraph" w:styleId="aff3">
    <w:name w:val="Note Heading"/>
    <w:basedOn w:val="a4"/>
    <w:next w:val="a4"/>
    <w:link w:val="Charc"/>
    <w:qFormat/>
    <w:rsid w:val="00820973"/>
    <w:pPr>
      <w:spacing w:line="360" w:lineRule="auto"/>
      <w:jc w:val="center"/>
    </w:pPr>
  </w:style>
  <w:style w:type="character" w:customStyle="1" w:styleId="Charc">
    <w:name w:val="注释标题 Char"/>
    <w:link w:val="aff3"/>
    <w:qFormat/>
    <w:rsid w:val="00820973"/>
    <w:rPr>
      <w:kern w:val="2"/>
      <w:sz w:val="21"/>
      <w:szCs w:val="24"/>
    </w:rPr>
  </w:style>
  <w:style w:type="paragraph" w:styleId="41">
    <w:name w:val="List Bullet 4"/>
    <w:basedOn w:val="a4"/>
    <w:qFormat/>
    <w:rsid w:val="00820973"/>
    <w:pPr>
      <w:numPr>
        <w:numId w:val="6"/>
      </w:numPr>
      <w:spacing w:line="360" w:lineRule="auto"/>
      <w:contextualSpacing/>
    </w:pPr>
  </w:style>
  <w:style w:type="paragraph" w:styleId="80">
    <w:name w:val="index 8"/>
    <w:basedOn w:val="a4"/>
    <w:next w:val="a4"/>
    <w:qFormat/>
    <w:rsid w:val="00820973"/>
    <w:pPr>
      <w:spacing w:line="360" w:lineRule="auto"/>
      <w:ind w:leftChars="1400" w:left="1400"/>
    </w:pPr>
  </w:style>
  <w:style w:type="paragraph" w:styleId="aff4">
    <w:name w:val="E-mail Signature"/>
    <w:basedOn w:val="a4"/>
    <w:link w:val="Char1"/>
    <w:qFormat/>
    <w:rsid w:val="00820973"/>
    <w:pPr>
      <w:spacing w:line="360" w:lineRule="auto"/>
    </w:pPr>
  </w:style>
  <w:style w:type="character" w:customStyle="1" w:styleId="Char1">
    <w:name w:val="电子邮件签名 Char"/>
    <w:link w:val="aff4"/>
    <w:qFormat/>
    <w:rsid w:val="00820973"/>
    <w:rPr>
      <w:kern w:val="2"/>
      <w:sz w:val="21"/>
      <w:szCs w:val="24"/>
    </w:rPr>
  </w:style>
  <w:style w:type="paragraph" w:styleId="aff5">
    <w:name w:val="List Number"/>
    <w:basedOn w:val="a4"/>
    <w:qFormat/>
    <w:rsid w:val="00820973"/>
    <w:pPr>
      <w:spacing w:line="360" w:lineRule="auto"/>
      <w:contextualSpacing/>
    </w:pPr>
  </w:style>
  <w:style w:type="paragraph" w:styleId="51">
    <w:name w:val="index 5"/>
    <w:basedOn w:val="a4"/>
    <w:next w:val="a4"/>
    <w:qFormat/>
    <w:rsid w:val="00820973"/>
    <w:pPr>
      <w:spacing w:line="360" w:lineRule="auto"/>
      <w:ind w:leftChars="800" w:left="800"/>
    </w:pPr>
  </w:style>
  <w:style w:type="paragraph" w:styleId="aff6">
    <w:name w:val="List Bullet"/>
    <w:basedOn w:val="a4"/>
    <w:qFormat/>
    <w:rsid w:val="00820973"/>
    <w:pPr>
      <w:numPr>
        <w:numId w:val="7"/>
      </w:numPr>
      <w:spacing w:line="360" w:lineRule="auto"/>
      <w:contextualSpacing/>
    </w:pPr>
  </w:style>
  <w:style w:type="paragraph" w:styleId="aff7">
    <w:name w:val="envelope address"/>
    <w:basedOn w:val="a4"/>
    <w:qFormat/>
    <w:rsid w:val="00820973"/>
    <w:pPr>
      <w:framePr w:w="7920" w:h="1980" w:hRule="exact" w:hSpace="180" w:wrap="around" w:hAnchor="page" w:xAlign="center" w:yAlign="bottom"/>
      <w:snapToGrid w:val="0"/>
      <w:spacing w:line="360" w:lineRule="auto"/>
      <w:ind w:leftChars="1400" w:left="100"/>
    </w:pPr>
    <w:rPr>
      <w:rFonts w:ascii="Cambria" w:hAnsi="Cambria"/>
      <w:sz w:val="24"/>
    </w:rPr>
  </w:style>
  <w:style w:type="paragraph" w:styleId="aff8">
    <w:name w:val="toa heading"/>
    <w:basedOn w:val="a4"/>
    <w:next w:val="a4"/>
    <w:qFormat/>
    <w:rsid w:val="00820973"/>
    <w:pPr>
      <w:spacing w:before="120" w:line="360" w:lineRule="auto"/>
    </w:pPr>
    <w:rPr>
      <w:rFonts w:ascii="Cambria" w:hAnsi="Cambria"/>
      <w:sz w:val="24"/>
    </w:rPr>
  </w:style>
  <w:style w:type="paragraph" w:styleId="60">
    <w:name w:val="index 6"/>
    <w:basedOn w:val="a4"/>
    <w:next w:val="a4"/>
    <w:qFormat/>
    <w:rsid w:val="00820973"/>
    <w:pPr>
      <w:spacing w:line="360" w:lineRule="auto"/>
      <w:ind w:leftChars="1000" w:left="1000"/>
    </w:pPr>
  </w:style>
  <w:style w:type="paragraph" w:styleId="aff9">
    <w:name w:val="Salutation"/>
    <w:basedOn w:val="a4"/>
    <w:next w:val="a4"/>
    <w:link w:val="Chard"/>
    <w:qFormat/>
    <w:rsid w:val="00820973"/>
    <w:pPr>
      <w:spacing w:line="360" w:lineRule="auto"/>
    </w:pPr>
  </w:style>
  <w:style w:type="character" w:customStyle="1" w:styleId="Chard">
    <w:name w:val="称呼 Char"/>
    <w:link w:val="aff9"/>
    <w:qFormat/>
    <w:rsid w:val="00820973"/>
    <w:rPr>
      <w:kern w:val="2"/>
      <w:sz w:val="21"/>
      <w:szCs w:val="24"/>
    </w:rPr>
  </w:style>
  <w:style w:type="paragraph" w:styleId="a0">
    <w:name w:val="Closing"/>
    <w:basedOn w:val="a4"/>
    <w:link w:val="Chare"/>
    <w:qFormat/>
    <w:rsid w:val="00820973"/>
    <w:pPr>
      <w:spacing w:line="360" w:lineRule="auto"/>
      <w:ind w:leftChars="2100" w:left="100"/>
    </w:pPr>
  </w:style>
  <w:style w:type="character" w:customStyle="1" w:styleId="Chare">
    <w:name w:val="结束语 Char"/>
    <w:link w:val="a0"/>
    <w:qFormat/>
    <w:rsid w:val="00820973"/>
    <w:rPr>
      <w:kern w:val="2"/>
      <w:sz w:val="21"/>
      <w:szCs w:val="24"/>
    </w:rPr>
  </w:style>
  <w:style w:type="paragraph" w:styleId="3">
    <w:name w:val="List Bullet 3"/>
    <w:basedOn w:val="a4"/>
    <w:qFormat/>
    <w:rsid w:val="00820973"/>
    <w:pPr>
      <w:numPr>
        <w:numId w:val="8"/>
      </w:numPr>
      <w:spacing w:line="360" w:lineRule="auto"/>
      <w:contextualSpacing/>
    </w:pPr>
  </w:style>
  <w:style w:type="character" w:customStyle="1" w:styleId="Charf">
    <w:name w:val="正文文本缩进 Char"/>
    <w:qFormat/>
    <w:rsid w:val="00820973"/>
    <w:rPr>
      <w:rFonts w:ascii="Times New Roman" w:eastAsia="宋体" w:hAnsi="Times New Roman" w:cs="Times New Roman"/>
      <w:szCs w:val="24"/>
    </w:rPr>
  </w:style>
  <w:style w:type="paragraph" w:styleId="33">
    <w:name w:val="List Number 3"/>
    <w:basedOn w:val="a4"/>
    <w:qFormat/>
    <w:rsid w:val="00820973"/>
    <w:pPr>
      <w:numPr>
        <w:numId w:val="9"/>
      </w:numPr>
      <w:spacing w:line="360" w:lineRule="auto"/>
      <w:contextualSpacing/>
    </w:pPr>
  </w:style>
  <w:style w:type="paragraph" w:styleId="23">
    <w:name w:val="List 2"/>
    <w:basedOn w:val="a4"/>
    <w:qFormat/>
    <w:rsid w:val="00820973"/>
    <w:pPr>
      <w:spacing w:line="360" w:lineRule="auto"/>
      <w:ind w:leftChars="200" w:left="100" w:hangingChars="200" w:hanging="200"/>
      <w:contextualSpacing/>
    </w:pPr>
  </w:style>
  <w:style w:type="paragraph" w:styleId="a1">
    <w:name w:val="List Continue"/>
    <w:basedOn w:val="a4"/>
    <w:qFormat/>
    <w:rsid w:val="00820973"/>
    <w:pPr>
      <w:spacing w:after="120" w:line="360" w:lineRule="auto"/>
      <w:ind w:leftChars="200" w:left="420"/>
      <w:contextualSpacing/>
    </w:pPr>
  </w:style>
  <w:style w:type="paragraph" w:styleId="affa">
    <w:name w:val="Block Text"/>
    <w:basedOn w:val="a4"/>
    <w:qFormat/>
    <w:rsid w:val="00820973"/>
    <w:pPr>
      <w:spacing w:after="120" w:line="360" w:lineRule="auto"/>
      <w:ind w:leftChars="700" w:left="1440" w:rightChars="700" w:right="1440"/>
    </w:pPr>
  </w:style>
  <w:style w:type="paragraph" w:styleId="24">
    <w:name w:val="List Bullet 2"/>
    <w:basedOn w:val="a4"/>
    <w:qFormat/>
    <w:rsid w:val="00820973"/>
    <w:pPr>
      <w:numPr>
        <w:numId w:val="10"/>
      </w:numPr>
      <w:spacing w:line="360" w:lineRule="auto"/>
      <w:contextualSpacing/>
    </w:pPr>
  </w:style>
  <w:style w:type="paragraph" w:styleId="HTML">
    <w:name w:val="HTML Address"/>
    <w:basedOn w:val="a4"/>
    <w:link w:val="HTMLChar"/>
    <w:qFormat/>
    <w:rsid w:val="00820973"/>
    <w:pPr>
      <w:spacing w:line="360" w:lineRule="auto"/>
    </w:pPr>
    <w:rPr>
      <w:i/>
      <w:iCs/>
    </w:rPr>
  </w:style>
  <w:style w:type="character" w:customStyle="1" w:styleId="HTMLChar">
    <w:name w:val="HTML 地址 Char"/>
    <w:link w:val="HTML"/>
    <w:qFormat/>
    <w:rsid w:val="00820973"/>
    <w:rPr>
      <w:i/>
      <w:iCs/>
      <w:kern w:val="2"/>
      <w:sz w:val="21"/>
      <w:szCs w:val="24"/>
    </w:rPr>
  </w:style>
  <w:style w:type="paragraph" w:styleId="42">
    <w:name w:val="index 4"/>
    <w:basedOn w:val="a4"/>
    <w:next w:val="a4"/>
    <w:qFormat/>
    <w:rsid w:val="00820973"/>
    <w:pPr>
      <w:spacing w:line="360" w:lineRule="auto"/>
      <w:ind w:leftChars="600" w:left="600"/>
    </w:pPr>
  </w:style>
  <w:style w:type="paragraph" w:styleId="52">
    <w:name w:val="toc 5"/>
    <w:basedOn w:val="a4"/>
    <w:next w:val="a4"/>
    <w:uiPriority w:val="39"/>
    <w:unhideWhenUsed/>
    <w:qFormat/>
    <w:rsid w:val="00820973"/>
    <w:pPr>
      <w:spacing w:line="360" w:lineRule="auto"/>
      <w:ind w:left="840"/>
      <w:jc w:val="left"/>
    </w:pPr>
    <w:rPr>
      <w:rFonts w:ascii="Calibri" w:hAnsi="Calibri"/>
      <w:sz w:val="18"/>
      <w:szCs w:val="18"/>
    </w:rPr>
  </w:style>
  <w:style w:type="paragraph" w:styleId="34">
    <w:name w:val="toc 3"/>
    <w:basedOn w:val="a4"/>
    <w:next w:val="a4"/>
    <w:uiPriority w:val="39"/>
    <w:qFormat/>
    <w:rsid w:val="00820973"/>
    <w:pPr>
      <w:tabs>
        <w:tab w:val="left" w:pos="1260"/>
        <w:tab w:val="right" w:leader="dot" w:pos="8296"/>
      </w:tabs>
      <w:spacing w:line="276" w:lineRule="auto"/>
      <w:ind w:left="420"/>
      <w:jc w:val="left"/>
    </w:pPr>
    <w:rPr>
      <w:rFonts w:ascii="Calibri" w:hAnsi="Calibri"/>
      <w:i/>
      <w:iCs/>
      <w:sz w:val="20"/>
      <w:szCs w:val="20"/>
    </w:rPr>
  </w:style>
  <w:style w:type="paragraph" w:styleId="a">
    <w:name w:val="Plain Text"/>
    <w:basedOn w:val="a4"/>
    <w:link w:val="Char"/>
    <w:qFormat/>
    <w:rsid w:val="00820973"/>
    <w:rPr>
      <w:rFonts w:ascii="宋体" w:hAnsi="Courier New" w:cs="Courier New"/>
      <w:szCs w:val="21"/>
    </w:rPr>
  </w:style>
  <w:style w:type="character" w:customStyle="1" w:styleId="Char">
    <w:name w:val="纯文本 Char"/>
    <w:link w:val="a"/>
    <w:qFormat/>
    <w:rsid w:val="00820973"/>
    <w:rPr>
      <w:rFonts w:ascii="宋体" w:hAnsi="Courier New" w:cs="Courier New"/>
      <w:kern w:val="2"/>
      <w:sz w:val="21"/>
      <w:szCs w:val="21"/>
    </w:rPr>
  </w:style>
  <w:style w:type="paragraph" w:styleId="53">
    <w:name w:val="List Bullet 5"/>
    <w:basedOn w:val="a4"/>
    <w:qFormat/>
    <w:rsid w:val="00820973"/>
    <w:pPr>
      <w:numPr>
        <w:numId w:val="11"/>
      </w:numPr>
      <w:spacing w:line="360" w:lineRule="auto"/>
      <w:contextualSpacing/>
    </w:pPr>
  </w:style>
  <w:style w:type="paragraph" w:styleId="43">
    <w:name w:val="List Number 4"/>
    <w:basedOn w:val="a4"/>
    <w:qFormat/>
    <w:rsid w:val="00820973"/>
    <w:pPr>
      <w:numPr>
        <w:numId w:val="12"/>
      </w:numPr>
      <w:spacing w:line="360" w:lineRule="auto"/>
      <w:contextualSpacing/>
    </w:pPr>
  </w:style>
  <w:style w:type="paragraph" w:styleId="81">
    <w:name w:val="toc 8"/>
    <w:basedOn w:val="a4"/>
    <w:next w:val="a4"/>
    <w:uiPriority w:val="39"/>
    <w:unhideWhenUsed/>
    <w:qFormat/>
    <w:rsid w:val="00820973"/>
    <w:pPr>
      <w:spacing w:line="360" w:lineRule="auto"/>
      <w:ind w:left="1470"/>
      <w:jc w:val="left"/>
    </w:pPr>
    <w:rPr>
      <w:rFonts w:ascii="Calibri" w:hAnsi="Calibri"/>
      <w:sz w:val="18"/>
      <w:szCs w:val="18"/>
    </w:rPr>
  </w:style>
  <w:style w:type="paragraph" w:styleId="35">
    <w:name w:val="index 3"/>
    <w:basedOn w:val="a4"/>
    <w:next w:val="a4"/>
    <w:qFormat/>
    <w:rsid w:val="00820973"/>
    <w:pPr>
      <w:spacing w:line="360" w:lineRule="auto"/>
      <w:ind w:leftChars="400" w:left="400"/>
    </w:pPr>
  </w:style>
  <w:style w:type="paragraph" w:styleId="affb">
    <w:name w:val="Date"/>
    <w:basedOn w:val="a4"/>
    <w:next w:val="a4"/>
    <w:link w:val="Charf0"/>
    <w:qFormat/>
    <w:rsid w:val="00820973"/>
    <w:pPr>
      <w:spacing w:line="360" w:lineRule="auto"/>
      <w:ind w:leftChars="2500" w:left="100"/>
    </w:pPr>
  </w:style>
  <w:style w:type="character" w:customStyle="1" w:styleId="Charf0">
    <w:name w:val="日期 Char"/>
    <w:link w:val="affb"/>
    <w:rsid w:val="00820973"/>
    <w:rPr>
      <w:kern w:val="2"/>
      <w:sz w:val="21"/>
      <w:szCs w:val="24"/>
    </w:rPr>
  </w:style>
  <w:style w:type="paragraph" w:styleId="affc">
    <w:name w:val="endnote text"/>
    <w:basedOn w:val="a4"/>
    <w:link w:val="Charf1"/>
    <w:qFormat/>
    <w:rsid w:val="00820973"/>
    <w:pPr>
      <w:snapToGrid w:val="0"/>
      <w:spacing w:line="360" w:lineRule="auto"/>
      <w:jc w:val="left"/>
    </w:pPr>
  </w:style>
  <w:style w:type="character" w:customStyle="1" w:styleId="Charf1">
    <w:name w:val="尾注文本 Char"/>
    <w:link w:val="affc"/>
    <w:qFormat/>
    <w:rsid w:val="00820973"/>
    <w:rPr>
      <w:kern w:val="2"/>
      <w:sz w:val="21"/>
      <w:szCs w:val="24"/>
    </w:rPr>
  </w:style>
  <w:style w:type="paragraph" w:styleId="54">
    <w:name w:val="List Continue 5"/>
    <w:basedOn w:val="a4"/>
    <w:qFormat/>
    <w:rsid w:val="00820973"/>
    <w:pPr>
      <w:spacing w:after="120" w:line="360" w:lineRule="auto"/>
      <w:ind w:leftChars="1000" w:left="2100"/>
      <w:contextualSpacing/>
    </w:pPr>
  </w:style>
  <w:style w:type="paragraph" w:styleId="affd">
    <w:name w:val="envelope return"/>
    <w:basedOn w:val="a4"/>
    <w:qFormat/>
    <w:rsid w:val="00820973"/>
    <w:pPr>
      <w:snapToGrid w:val="0"/>
      <w:spacing w:line="360" w:lineRule="auto"/>
    </w:pPr>
    <w:rPr>
      <w:rFonts w:ascii="Cambria" w:hAnsi="Cambria"/>
    </w:rPr>
  </w:style>
  <w:style w:type="paragraph" w:styleId="25">
    <w:name w:val="Body Text First Indent 2"/>
    <w:basedOn w:val="ab"/>
    <w:link w:val="2Char1"/>
    <w:qFormat/>
    <w:rsid w:val="00820973"/>
    <w:pPr>
      <w:spacing w:after="120" w:line="360" w:lineRule="auto"/>
      <w:ind w:leftChars="200" w:left="420" w:firstLineChars="200" w:firstLine="420"/>
    </w:pPr>
    <w:rPr>
      <w:sz w:val="21"/>
    </w:rPr>
  </w:style>
  <w:style w:type="character" w:customStyle="1" w:styleId="2Char1">
    <w:name w:val="正文首行缩进 2 Char"/>
    <w:link w:val="25"/>
    <w:qFormat/>
    <w:rsid w:val="00820973"/>
    <w:rPr>
      <w:kern w:val="2"/>
      <w:sz w:val="21"/>
      <w:szCs w:val="24"/>
    </w:rPr>
  </w:style>
  <w:style w:type="paragraph" w:styleId="affe">
    <w:name w:val="Signature"/>
    <w:basedOn w:val="a4"/>
    <w:link w:val="Charf2"/>
    <w:qFormat/>
    <w:rsid w:val="00820973"/>
    <w:pPr>
      <w:spacing w:line="360" w:lineRule="auto"/>
      <w:ind w:leftChars="2100" w:left="100"/>
    </w:pPr>
  </w:style>
  <w:style w:type="character" w:customStyle="1" w:styleId="Charf2">
    <w:name w:val="签名 Char"/>
    <w:link w:val="affe"/>
    <w:qFormat/>
    <w:rsid w:val="00820973"/>
    <w:rPr>
      <w:kern w:val="2"/>
      <w:sz w:val="21"/>
      <w:szCs w:val="24"/>
    </w:rPr>
  </w:style>
  <w:style w:type="paragraph" w:styleId="10">
    <w:name w:val="toc 1"/>
    <w:basedOn w:val="a4"/>
    <w:next w:val="a4"/>
    <w:uiPriority w:val="39"/>
    <w:qFormat/>
    <w:rsid w:val="00820973"/>
    <w:pPr>
      <w:spacing w:before="120" w:after="120" w:line="360" w:lineRule="auto"/>
      <w:jc w:val="left"/>
    </w:pPr>
    <w:rPr>
      <w:rFonts w:ascii="黑体" w:hAnsi="黑体"/>
      <w:b/>
      <w:bCs/>
      <w:caps/>
      <w:w w:val="0"/>
      <w:kern w:val="0"/>
      <w:sz w:val="24"/>
    </w:rPr>
  </w:style>
  <w:style w:type="paragraph" w:styleId="44">
    <w:name w:val="List Continue 4"/>
    <w:basedOn w:val="a4"/>
    <w:qFormat/>
    <w:rsid w:val="00820973"/>
    <w:pPr>
      <w:spacing w:after="120" w:line="360" w:lineRule="auto"/>
      <w:ind w:leftChars="800" w:left="1680"/>
      <w:contextualSpacing/>
    </w:pPr>
  </w:style>
  <w:style w:type="paragraph" w:styleId="11">
    <w:name w:val="index 1"/>
    <w:basedOn w:val="a4"/>
    <w:next w:val="a4"/>
    <w:autoRedefine/>
    <w:unhideWhenUsed/>
    <w:qFormat/>
    <w:rsid w:val="00820973"/>
    <w:rPr>
      <w:rFonts w:ascii="Calibri" w:hAnsi="Calibri"/>
      <w:szCs w:val="22"/>
    </w:rPr>
  </w:style>
  <w:style w:type="paragraph" w:styleId="afff">
    <w:name w:val="index heading"/>
    <w:basedOn w:val="a4"/>
    <w:next w:val="11"/>
    <w:qFormat/>
    <w:rsid w:val="00820973"/>
    <w:pPr>
      <w:spacing w:line="360" w:lineRule="auto"/>
    </w:pPr>
    <w:rPr>
      <w:rFonts w:ascii="Cambria" w:hAnsi="Cambria"/>
      <w:b/>
      <w:bCs/>
    </w:rPr>
  </w:style>
  <w:style w:type="paragraph" w:styleId="afff0">
    <w:name w:val="Subtitle"/>
    <w:basedOn w:val="a4"/>
    <w:next w:val="a4"/>
    <w:link w:val="Charf3"/>
    <w:qFormat/>
    <w:rsid w:val="00820973"/>
    <w:pPr>
      <w:spacing w:before="240" w:after="60" w:line="312" w:lineRule="auto"/>
      <w:jc w:val="center"/>
      <w:outlineLvl w:val="1"/>
    </w:pPr>
    <w:rPr>
      <w:rFonts w:ascii="Cambria" w:hAnsi="Cambria"/>
      <w:b/>
      <w:bCs/>
      <w:kern w:val="28"/>
      <w:sz w:val="32"/>
      <w:szCs w:val="32"/>
    </w:rPr>
  </w:style>
  <w:style w:type="character" w:customStyle="1" w:styleId="Charf3">
    <w:name w:val="副标题 Char"/>
    <w:link w:val="afff0"/>
    <w:qFormat/>
    <w:rsid w:val="00820973"/>
    <w:rPr>
      <w:rFonts w:ascii="Cambria" w:hAnsi="Cambria" w:cs="Times New Roman"/>
      <w:b/>
      <w:bCs/>
      <w:kern w:val="28"/>
      <w:sz w:val="32"/>
      <w:szCs w:val="32"/>
    </w:rPr>
  </w:style>
  <w:style w:type="paragraph" w:styleId="5">
    <w:name w:val="List Number 5"/>
    <w:basedOn w:val="a4"/>
    <w:qFormat/>
    <w:rsid w:val="00820973"/>
    <w:pPr>
      <w:numPr>
        <w:numId w:val="13"/>
      </w:numPr>
      <w:spacing w:line="360" w:lineRule="auto"/>
      <w:contextualSpacing/>
    </w:pPr>
  </w:style>
  <w:style w:type="paragraph" w:styleId="afff1">
    <w:name w:val="List"/>
    <w:basedOn w:val="a4"/>
    <w:qFormat/>
    <w:rsid w:val="00820973"/>
    <w:pPr>
      <w:spacing w:line="360" w:lineRule="auto"/>
      <w:ind w:left="200" w:hangingChars="200" w:hanging="200"/>
      <w:contextualSpacing/>
    </w:pPr>
  </w:style>
  <w:style w:type="paragraph" w:styleId="afff2">
    <w:name w:val="footnote text"/>
    <w:basedOn w:val="a4"/>
    <w:link w:val="Charf4"/>
    <w:qFormat/>
    <w:rsid w:val="00820973"/>
    <w:pPr>
      <w:snapToGrid w:val="0"/>
      <w:spacing w:line="360" w:lineRule="auto"/>
      <w:jc w:val="left"/>
    </w:pPr>
    <w:rPr>
      <w:sz w:val="18"/>
      <w:szCs w:val="18"/>
    </w:rPr>
  </w:style>
  <w:style w:type="character" w:customStyle="1" w:styleId="Charf4">
    <w:name w:val="脚注文本 Char"/>
    <w:link w:val="afff2"/>
    <w:qFormat/>
    <w:rsid w:val="00820973"/>
    <w:rPr>
      <w:kern w:val="2"/>
      <w:sz w:val="18"/>
      <w:szCs w:val="18"/>
    </w:rPr>
  </w:style>
  <w:style w:type="paragraph" w:styleId="61">
    <w:name w:val="toc 6"/>
    <w:basedOn w:val="a4"/>
    <w:next w:val="a4"/>
    <w:uiPriority w:val="39"/>
    <w:unhideWhenUsed/>
    <w:qFormat/>
    <w:rsid w:val="00820973"/>
    <w:pPr>
      <w:spacing w:line="360" w:lineRule="auto"/>
      <w:ind w:left="1050"/>
      <w:jc w:val="left"/>
    </w:pPr>
    <w:rPr>
      <w:rFonts w:ascii="Calibri" w:hAnsi="Calibri"/>
      <w:sz w:val="18"/>
      <w:szCs w:val="18"/>
    </w:rPr>
  </w:style>
  <w:style w:type="paragraph" w:styleId="55">
    <w:name w:val="List 5"/>
    <w:basedOn w:val="a4"/>
    <w:qFormat/>
    <w:rsid w:val="00820973"/>
    <w:pPr>
      <w:spacing w:line="360" w:lineRule="auto"/>
      <w:ind w:leftChars="800" w:left="100" w:hangingChars="200" w:hanging="200"/>
      <w:contextualSpacing/>
    </w:pPr>
  </w:style>
  <w:style w:type="paragraph" w:styleId="36">
    <w:name w:val="Body Text Indent 3"/>
    <w:basedOn w:val="a4"/>
    <w:link w:val="3Char1"/>
    <w:qFormat/>
    <w:rsid w:val="00820973"/>
    <w:pPr>
      <w:spacing w:after="120" w:line="360" w:lineRule="auto"/>
      <w:ind w:leftChars="200" w:left="420"/>
    </w:pPr>
    <w:rPr>
      <w:sz w:val="16"/>
      <w:szCs w:val="16"/>
    </w:rPr>
  </w:style>
  <w:style w:type="character" w:customStyle="1" w:styleId="3Char1">
    <w:name w:val="正文文本缩进 3 Char"/>
    <w:link w:val="36"/>
    <w:qFormat/>
    <w:rsid w:val="00820973"/>
    <w:rPr>
      <w:kern w:val="2"/>
      <w:sz w:val="16"/>
      <w:szCs w:val="16"/>
    </w:rPr>
  </w:style>
  <w:style w:type="paragraph" w:styleId="71">
    <w:name w:val="index 7"/>
    <w:basedOn w:val="a4"/>
    <w:next w:val="a4"/>
    <w:qFormat/>
    <w:rsid w:val="00820973"/>
    <w:pPr>
      <w:spacing w:line="360" w:lineRule="auto"/>
      <w:ind w:leftChars="1200" w:left="1200"/>
    </w:pPr>
  </w:style>
  <w:style w:type="paragraph" w:styleId="90">
    <w:name w:val="index 9"/>
    <w:basedOn w:val="a4"/>
    <w:next w:val="a4"/>
    <w:qFormat/>
    <w:rsid w:val="00820973"/>
    <w:pPr>
      <w:spacing w:line="360" w:lineRule="auto"/>
      <w:ind w:leftChars="1600" w:left="1600"/>
    </w:pPr>
  </w:style>
  <w:style w:type="paragraph" w:styleId="afff3">
    <w:name w:val="table of figures"/>
    <w:basedOn w:val="a4"/>
    <w:next w:val="a4"/>
    <w:qFormat/>
    <w:rsid w:val="00820973"/>
    <w:pPr>
      <w:spacing w:line="360" w:lineRule="auto"/>
      <w:ind w:leftChars="200" w:left="200" w:hangingChars="200" w:hanging="200"/>
    </w:pPr>
  </w:style>
  <w:style w:type="paragraph" w:styleId="26">
    <w:name w:val="toc 2"/>
    <w:basedOn w:val="a4"/>
    <w:next w:val="a4"/>
    <w:uiPriority w:val="39"/>
    <w:qFormat/>
    <w:rsid w:val="00820973"/>
    <w:pPr>
      <w:tabs>
        <w:tab w:val="left" w:pos="840"/>
        <w:tab w:val="right" w:leader="dot" w:pos="8296"/>
      </w:tabs>
      <w:spacing w:line="276" w:lineRule="auto"/>
      <w:ind w:left="210"/>
      <w:jc w:val="left"/>
    </w:pPr>
    <w:rPr>
      <w:rFonts w:ascii="Calibri" w:hAnsi="Calibri"/>
      <w:smallCaps/>
      <w:sz w:val="20"/>
      <w:szCs w:val="20"/>
    </w:rPr>
  </w:style>
  <w:style w:type="paragraph" w:styleId="91">
    <w:name w:val="toc 9"/>
    <w:basedOn w:val="a4"/>
    <w:next w:val="a4"/>
    <w:uiPriority w:val="39"/>
    <w:unhideWhenUsed/>
    <w:qFormat/>
    <w:rsid w:val="00820973"/>
    <w:pPr>
      <w:spacing w:line="360" w:lineRule="auto"/>
      <w:ind w:left="1680"/>
      <w:jc w:val="left"/>
    </w:pPr>
    <w:rPr>
      <w:rFonts w:ascii="Calibri" w:hAnsi="Calibri"/>
      <w:sz w:val="18"/>
      <w:szCs w:val="18"/>
    </w:rPr>
  </w:style>
  <w:style w:type="paragraph" w:styleId="27">
    <w:name w:val="Body Text 2"/>
    <w:basedOn w:val="a4"/>
    <w:link w:val="2Char2"/>
    <w:qFormat/>
    <w:rsid w:val="00820973"/>
    <w:pPr>
      <w:widowControl/>
      <w:spacing w:line="360" w:lineRule="auto"/>
      <w:jc w:val="left"/>
    </w:pPr>
    <w:rPr>
      <w:sz w:val="28"/>
      <w:szCs w:val="28"/>
    </w:rPr>
  </w:style>
  <w:style w:type="character" w:customStyle="1" w:styleId="2Char2">
    <w:name w:val="正文文本 2 Char"/>
    <w:link w:val="27"/>
    <w:rsid w:val="00820973"/>
    <w:rPr>
      <w:kern w:val="2"/>
      <w:sz w:val="28"/>
      <w:szCs w:val="28"/>
    </w:rPr>
  </w:style>
  <w:style w:type="paragraph" w:styleId="45">
    <w:name w:val="List 4"/>
    <w:basedOn w:val="a4"/>
    <w:qFormat/>
    <w:rsid w:val="00820973"/>
    <w:pPr>
      <w:spacing w:line="360" w:lineRule="auto"/>
      <w:ind w:leftChars="600" w:left="100" w:hangingChars="200" w:hanging="200"/>
      <w:contextualSpacing/>
    </w:pPr>
  </w:style>
  <w:style w:type="paragraph" w:styleId="28">
    <w:name w:val="List Continue 2"/>
    <w:basedOn w:val="a4"/>
    <w:qFormat/>
    <w:rsid w:val="00820973"/>
    <w:pPr>
      <w:spacing w:after="120" w:line="360" w:lineRule="auto"/>
      <w:ind w:leftChars="400" w:left="840"/>
      <w:contextualSpacing/>
    </w:pPr>
  </w:style>
  <w:style w:type="paragraph" w:styleId="afff4">
    <w:name w:val="Message Header"/>
    <w:basedOn w:val="a4"/>
    <w:link w:val="Charf5"/>
    <w:qFormat/>
    <w:rsid w:val="00820973"/>
    <w:pPr>
      <w:pBdr>
        <w:top w:val="single" w:sz="6" w:space="1" w:color="auto"/>
        <w:left w:val="single" w:sz="6" w:space="1" w:color="auto"/>
        <w:bottom w:val="single" w:sz="6" w:space="1" w:color="auto"/>
        <w:right w:val="single" w:sz="6" w:space="1" w:color="auto"/>
      </w:pBdr>
      <w:shd w:val="pct20" w:color="auto" w:fill="auto"/>
      <w:spacing w:line="360" w:lineRule="auto"/>
      <w:ind w:leftChars="500" w:left="1080" w:hangingChars="500" w:hanging="1080"/>
    </w:pPr>
    <w:rPr>
      <w:rFonts w:ascii="Cambria" w:hAnsi="Cambria"/>
      <w:sz w:val="24"/>
    </w:rPr>
  </w:style>
  <w:style w:type="character" w:customStyle="1" w:styleId="Charf5">
    <w:name w:val="信息标题 Char"/>
    <w:link w:val="afff4"/>
    <w:qFormat/>
    <w:rsid w:val="00820973"/>
    <w:rPr>
      <w:rFonts w:ascii="Cambria" w:eastAsia="宋体" w:hAnsi="Cambria" w:cs="Times New Roman"/>
      <w:kern w:val="2"/>
      <w:sz w:val="24"/>
      <w:szCs w:val="24"/>
      <w:shd w:val="pct20" w:color="auto" w:fill="auto"/>
    </w:rPr>
  </w:style>
  <w:style w:type="paragraph" w:styleId="HTML0">
    <w:name w:val="HTML Preformatted"/>
    <w:basedOn w:val="a4"/>
    <w:link w:val="HTMLChar0"/>
    <w:qFormat/>
    <w:rsid w:val="00820973"/>
    <w:pPr>
      <w:spacing w:line="360" w:lineRule="auto"/>
    </w:pPr>
    <w:rPr>
      <w:rFonts w:ascii="Courier New" w:hAnsi="Courier New" w:cs="Courier New"/>
      <w:sz w:val="20"/>
      <w:szCs w:val="20"/>
    </w:rPr>
  </w:style>
  <w:style w:type="character" w:customStyle="1" w:styleId="HTMLChar0">
    <w:name w:val="HTML 预设格式 Char"/>
    <w:link w:val="HTML0"/>
    <w:qFormat/>
    <w:rsid w:val="00820973"/>
    <w:rPr>
      <w:rFonts w:ascii="Courier New" w:hAnsi="Courier New" w:cs="Courier New"/>
      <w:kern w:val="2"/>
    </w:rPr>
  </w:style>
  <w:style w:type="paragraph" w:styleId="afff5">
    <w:name w:val="Normal (Web)"/>
    <w:basedOn w:val="a4"/>
    <w:uiPriority w:val="99"/>
    <w:qFormat/>
    <w:rsid w:val="00820973"/>
    <w:pPr>
      <w:widowControl/>
      <w:spacing w:before="100" w:beforeAutospacing="1" w:after="100" w:afterAutospacing="1" w:line="360" w:lineRule="auto"/>
      <w:jc w:val="left"/>
    </w:pPr>
    <w:rPr>
      <w:rFonts w:ascii="宋体" w:hAnsi="宋体" w:cs="宋体"/>
      <w:kern w:val="0"/>
      <w:sz w:val="24"/>
    </w:rPr>
  </w:style>
  <w:style w:type="paragraph" w:styleId="37">
    <w:name w:val="List Continue 3"/>
    <w:basedOn w:val="a4"/>
    <w:qFormat/>
    <w:rsid w:val="00820973"/>
    <w:pPr>
      <w:spacing w:after="120" w:line="360" w:lineRule="auto"/>
      <w:ind w:leftChars="600" w:left="1260"/>
      <w:contextualSpacing/>
    </w:pPr>
  </w:style>
  <w:style w:type="paragraph" w:styleId="29">
    <w:name w:val="index 2"/>
    <w:basedOn w:val="a4"/>
    <w:next w:val="a4"/>
    <w:qFormat/>
    <w:rsid w:val="00820973"/>
    <w:pPr>
      <w:spacing w:line="360" w:lineRule="auto"/>
      <w:ind w:leftChars="200" w:left="200"/>
    </w:pPr>
  </w:style>
  <w:style w:type="paragraph" w:styleId="afff6">
    <w:name w:val="Title"/>
    <w:basedOn w:val="a4"/>
    <w:link w:val="Charf6"/>
    <w:qFormat/>
    <w:rsid w:val="00820973"/>
    <w:pPr>
      <w:adjustRightInd w:val="0"/>
      <w:spacing w:afterLines="200" w:line="360" w:lineRule="auto"/>
      <w:jc w:val="center"/>
      <w:outlineLvl w:val="0"/>
    </w:pPr>
    <w:rPr>
      <w:rFonts w:ascii="Arial" w:eastAsia="黑体" w:hAnsi="Arial"/>
      <w:bCs/>
      <w:sz w:val="32"/>
      <w:szCs w:val="32"/>
    </w:rPr>
  </w:style>
  <w:style w:type="character" w:customStyle="1" w:styleId="Charf6">
    <w:name w:val="标题 Char"/>
    <w:link w:val="afff6"/>
    <w:qFormat/>
    <w:rsid w:val="00820973"/>
    <w:rPr>
      <w:rFonts w:ascii="Arial" w:eastAsia="黑体" w:hAnsi="Arial"/>
      <w:bCs/>
      <w:kern w:val="2"/>
      <w:sz w:val="32"/>
      <w:szCs w:val="32"/>
    </w:rPr>
  </w:style>
  <w:style w:type="character" w:styleId="afff7">
    <w:name w:val="Strong"/>
    <w:uiPriority w:val="22"/>
    <w:qFormat/>
    <w:rsid w:val="00820973"/>
    <w:rPr>
      <w:b/>
      <w:bCs/>
    </w:rPr>
  </w:style>
  <w:style w:type="character" w:styleId="afff8">
    <w:name w:val="endnote reference"/>
    <w:uiPriority w:val="99"/>
    <w:unhideWhenUsed/>
    <w:qFormat/>
    <w:rsid w:val="00820973"/>
    <w:rPr>
      <w:vertAlign w:val="superscript"/>
    </w:rPr>
  </w:style>
  <w:style w:type="character" w:styleId="afff9">
    <w:name w:val="已访问的超链接"/>
    <w:uiPriority w:val="99"/>
    <w:unhideWhenUsed/>
    <w:qFormat/>
    <w:rsid w:val="00820973"/>
    <w:rPr>
      <w:color w:val="800080"/>
      <w:u w:val="single"/>
    </w:rPr>
  </w:style>
  <w:style w:type="character" w:styleId="afffa">
    <w:name w:val="annotation reference"/>
    <w:qFormat/>
    <w:rsid w:val="00820973"/>
    <w:rPr>
      <w:sz w:val="21"/>
      <w:szCs w:val="21"/>
    </w:rPr>
  </w:style>
  <w:style w:type="paragraph" w:customStyle="1" w:styleId="1CharCharCharCharCharCharCharCharCharChar">
    <w:name w:val="1 Char Char Char Char Char Char Char Char Char Char"/>
    <w:basedOn w:val="a4"/>
    <w:qFormat/>
    <w:rsid w:val="00820973"/>
    <w:pPr>
      <w:tabs>
        <w:tab w:val="left" w:pos="360"/>
      </w:tabs>
      <w:snapToGrid w:val="0"/>
      <w:spacing w:line="360" w:lineRule="auto"/>
    </w:pPr>
    <w:rPr>
      <w:rFonts w:eastAsia="仿宋_GB2312" w:cs="宋体"/>
      <w:sz w:val="24"/>
    </w:rPr>
  </w:style>
  <w:style w:type="paragraph" w:customStyle="1" w:styleId="4CharCharCharCharCharCharCharCharCharCharCharCharCharCharCharChar">
    <w:name w:val="4 Char Char Char Char Char Char Char Char Char Char Char Char Char Char Char Char"/>
    <w:basedOn w:val="a4"/>
    <w:qFormat/>
    <w:rsid w:val="00820973"/>
    <w:pPr>
      <w:tabs>
        <w:tab w:val="left" w:pos="360"/>
      </w:tabs>
      <w:snapToGrid w:val="0"/>
      <w:spacing w:line="360" w:lineRule="auto"/>
    </w:pPr>
    <w:rPr>
      <w:rFonts w:eastAsia="仿宋_GB2312" w:cs="宋体"/>
      <w:sz w:val="24"/>
    </w:rPr>
  </w:style>
  <w:style w:type="paragraph" w:customStyle="1" w:styleId="12">
    <w:name w:val="样式 标题 1 + 宋体 三号"/>
    <w:basedOn w:val="1"/>
    <w:qFormat/>
    <w:rsid w:val="00820973"/>
    <w:pPr>
      <w:spacing w:before="340" w:after="330" w:line="578" w:lineRule="auto"/>
      <w:ind w:left="425" w:hanging="425"/>
    </w:pPr>
    <w:rPr>
      <w:rFonts w:ascii="宋体" w:eastAsia="仿宋_GB2312" w:hAnsi="宋体"/>
      <w:b/>
      <w:bCs/>
      <w:sz w:val="30"/>
      <w:szCs w:val="44"/>
    </w:rPr>
  </w:style>
  <w:style w:type="paragraph" w:customStyle="1" w:styleId="CharCharCharCharCharCharChar">
    <w:name w:val="Char Char Char Char Char Char Char"/>
    <w:basedOn w:val="a4"/>
    <w:qFormat/>
    <w:rsid w:val="00820973"/>
    <w:pPr>
      <w:spacing w:line="360" w:lineRule="auto"/>
    </w:pPr>
  </w:style>
  <w:style w:type="paragraph" w:customStyle="1" w:styleId="afffb">
    <w:name w:val="图标题"/>
    <w:basedOn w:val="afa"/>
    <w:qFormat/>
    <w:rsid w:val="00820973"/>
    <w:pPr>
      <w:spacing w:beforeLines="25" w:afterLines="25"/>
    </w:pPr>
  </w:style>
  <w:style w:type="character" w:customStyle="1" w:styleId="13">
    <w:name w:val="访问过的超链接1"/>
    <w:uiPriority w:val="99"/>
    <w:qFormat/>
    <w:rsid w:val="00820973"/>
    <w:rPr>
      <w:color w:val="800080"/>
      <w:u w:val="single"/>
    </w:rPr>
  </w:style>
  <w:style w:type="paragraph" w:customStyle="1" w:styleId="11ALTZ42">
    <w:name w:val="样式 正文缩进表正文正文非缩进正文缩进1特点首行缩进段1正文编号缩进ALT+Z标题4四号正文（首行缩进两...2"/>
    <w:basedOn w:val="a4"/>
    <w:qFormat/>
    <w:rsid w:val="00820973"/>
    <w:pPr>
      <w:spacing w:line="360" w:lineRule="auto"/>
      <w:ind w:firstLineChars="200" w:firstLine="200"/>
    </w:pPr>
    <w:rPr>
      <w:rFonts w:ascii="仿宋_GB2312" w:eastAsia="仿宋_GB2312" w:cs="宋体"/>
      <w:sz w:val="28"/>
      <w:szCs w:val="20"/>
    </w:rPr>
  </w:style>
  <w:style w:type="paragraph" w:customStyle="1" w:styleId="Charf7">
    <w:name w:val="Char"/>
    <w:basedOn w:val="a4"/>
    <w:next w:val="a4"/>
    <w:qFormat/>
    <w:rsid w:val="00820973"/>
    <w:pPr>
      <w:spacing w:line="360" w:lineRule="auto"/>
    </w:pPr>
    <w:rPr>
      <w:sz w:val="28"/>
    </w:rPr>
  </w:style>
  <w:style w:type="paragraph" w:customStyle="1" w:styleId="afffc">
    <w:name w:val="图片居中"/>
    <w:basedOn w:val="a4"/>
    <w:qFormat/>
    <w:rsid w:val="00820973"/>
    <w:pPr>
      <w:spacing w:line="360" w:lineRule="auto"/>
      <w:jc w:val="center"/>
    </w:pPr>
    <w:rPr>
      <w:rFonts w:eastAsia="仿宋_GB2312"/>
      <w:sz w:val="24"/>
    </w:rPr>
  </w:style>
  <w:style w:type="character" w:customStyle="1" w:styleId="CharCharCharCharCharCharCharChar">
    <w:name w:val="Char Char Char Char Char Char Char Char"/>
    <w:link w:val="CharCharCharCharCharCharChar2"/>
    <w:qFormat/>
    <w:locked/>
    <w:rsid w:val="00820973"/>
    <w:rPr>
      <w:rFonts w:ascii="Tahoma" w:eastAsia="仿宋_GB2312" w:hAnsi="Tahoma" w:cs="Tahoma"/>
      <w:sz w:val="28"/>
    </w:rPr>
  </w:style>
  <w:style w:type="paragraph" w:customStyle="1" w:styleId="CharCharCharCharCharCharChar2">
    <w:name w:val="Char Char Char Char Char Char Char2"/>
    <w:basedOn w:val="a4"/>
    <w:link w:val="CharCharCharCharCharCharCharChar"/>
    <w:qFormat/>
    <w:rsid w:val="00820973"/>
    <w:pPr>
      <w:spacing w:line="360" w:lineRule="auto"/>
      <w:ind w:firstLineChars="200" w:firstLine="560"/>
    </w:pPr>
    <w:rPr>
      <w:rFonts w:ascii="Tahoma" w:eastAsia="仿宋_GB2312" w:hAnsi="Tahoma"/>
      <w:kern w:val="0"/>
      <w:sz w:val="28"/>
      <w:szCs w:val="20"/>
      <w:lang w:val="x-none" w:eastAsia="x-none"/>
    </w:rPr>
  </w:style>
  <w:style w:type="paragraph" w:customStyle="1" w:styleId="afffd">
    <w:name w:val="图片标题"/>
    <w:basedOn w:val="a4"/>
    <w:qFormat/>
    <w:rsid w:val="00820973"/>
    <w:pPr>
      <w:spacing w:line="360" w:lineRule="auto"/>
      <w:jc w:val="center"/>
    </w:pPr>
    <w:rPr>
      <w:rFonts w:eastAsia="黑体"/>
      <w:b/>
    </w:rPr>
  </w:style>
  <w:style w:type="paragraph" w:customStyle="1" w:styleId="2a">
    <w:name w:val="样式2"/>
    <w:basedOn w:val="70"/>
    <w:qFormat/>
    <w:rsid w:val="00820973"/>
    <w:pPr>
      <w:ind w:left="420" w:hanging="420"/>
    </w:pPr>
    <w:rPr>
      <w:sz w:val="28"/>
      <w:szCs w:val="28"/>
    </w:rPr>
  </w:style>
  <w:style w:type="paragraph" w:customStyle="1" w:styleId="p15">
    <w:name w:val="p15"/>
    <w:basedOn w:val="a4"/>
    <w:qFormat/>
    <w:rsid w:val="00820973"/>
    <w:pPr>
      <w:widowControl/>
      <w:spacing w:line="360" w:lineRule="auto"/>
      <w:ind w:firstLine="420"/>
    </w:pPr>
    <w:rPr>
      <w:rFonts w:ascii="Tahoma" w:hAnsi="Tahoma"/>
      <w:kern w:val="0"/>
      <w:sz w:val="24"/>
      <w:szCs w:val="20"/>
    </w:rPr>
  </w:style>
  <w:style w:type="paragraph" w:customStyle="1" w:styleId="p16">
    <w:name w:val="p16"/>
    <w:basedOn w:val="a4"/>
    <w:qFormat/>
    <w:rsid w:val="00820973"/>
    <w:pPr>
      <w:widowControl/>
      <w:spacing w:line="360" w:lineRule="auto"/>
      <w:ind w:firstLine="420"/>
    </w:pPr>
    <w:rPr>
      <w:kern w:val="0"/>
      <w:sz w:val="24"/>
      <w:szCs w:val="20"/>
    </w:rPr>
  </w:style>
  <w:style w:type="paragraph" w:customStyle="1" w:styleId="38">
    <w:name w:val="样式 标题 3"/>
    <w:basedOn w:val="30"/>
    <w:qFormat/>
    <w:rsid w:val="00820973"/>
    <w:pPr>
      <w:keepLines/>
      <w:numPr>
        <w:ilvl w:val="2"/>
      </w:numPr>
      <w:spacing w:before="260" w:after="260"/>
      <w:ind w:left="425" w:hanging="425"/>
      <w:jc w:val="both"/>
    </w:pPr>
    <w:rPr>
      <w:rFonts w:eastAsia="宋体" w:cs="宋体"/>
      <w:b/>
      <w:bCs/>
      <w:color w:val="FF0000"/>
      <w:kern w:val="2"/>
      <w:lang w:val="en-US" w:eastAsia="zh-CN"/>
    </w:rPr>
  </w:style>
  <w:style w:type="paragraph" w:customStyle="1" w:styleId="Default">
    <w:name w:val="Default"/>
    <w:qFormat/>
    <w:rsid w:val="00820973"/>
    <w:pPr>
      <w:widowControl w:val="0"/>
      <w:autoSpaceDE w:val="0"/>
      <w:autoSpaceDN w:val="0"/>
      <w:adjustRightInd w:val="0"/>
      <w:spacing w:line="360" w:lineRule="auto"/>
    </w:pPr>
    <w:rPr>
      <w:rFonts w:ascii="宋体@鵋煕畀." w:eastAsia="宋体@鵋煕畀." w:cs="宋体@鵋煕畀."/>
      <w:color w:val="000000"/>
      <w:sz w:val="24"/>
      <w:szCs w:val="24"/>
    </w:rPr>
  </w:style>
  <w:style w:type="paragraph" w:customStyle="1" w:styleId="14">
    <w:name w:val="无间隔1"/>
    <w:uiPriority w:val="1"/>
    <w:qFormat/>
    <w:rsid w:val="00820973"/>
    <w:pPr>
      <w:widowControl w:val="0"/>
      <w:jc w:val="both"/>
    </w:pPr>
    <w:rPr>
      <w:kern w:val="2"/>
      <w:sz w:val="21"/>
      <w:szCs w:val="24"/>
    </w:rPr>
  </w:style>
  <w:style w:type="paragraph" w:customStyle="1" w:styleId="15">
    <w:name w:val="引用1"/>
    <w:basedOn w:val="a4"/>
    <w:next w:val="a4"/>
    <w:link w:val="afffe"/>
    <w:uiPriority w:val="29"/>
    <w:qFormat/>
    <w:rsid w:val="00820973"/>
    <w:pPr>
      <w:spacing w:line="360" w:lineRule="auto"/>
    </w:pPr>
    <w:rPr>
      <w:i/>
      <w:iCs/>
      <w:color w:val="000000"/>
    </w:rPr>
  </w:style>
  <w:style w:type="character" w:customStyle="1" w:styleId="afffe">
    <w:name w:val="引用 字符"/>
    <w:link w:val="15"/>
    <w:uiPriority w:val="29"/>
    <w:qFormat/>
    <w:rsid w:val="00820973"/>
    <w:rPr>
      <w:i/>
      <w:iCs/>
      <w:color w:val="000000"/>
      <w:kern w:val="2"/>
      <w:sz w:val="21"/>
      <w:szCs w:val="24"/>
    </w:rPr>
  </w:style>
  <w:style w:type="paragraph" w:customStyle="1" w:styleId="szb">
    <w:name w:val="正文（szb)"/>
    <w:qFormat/>
    <w:rsid w:val="00820973"/>
    <w:pPr>
      <w:spacing w:line="360" w:lineRule="auto"/>
      <w:ind w:firstLineChars="200" w:firstLine="560"/>
    </w:pPr>
    <w:rPr>
      <w:rFonts w:ascii="宋体" w:hAnsi="宋体" w:cs="宋体"/>
      <w:color w:val="000000"/>
      <w:kern w:val="2"/>
      <w:sz w:val="28"/>
    </w:rPr>
  </w:style>
  <w:style w:type="paragraph" w:customStyle="1" w:styleId="16">
    <w:name w:val="列出段落1"/>
    <w:basedOn w:val="a4"/>
    <w:uiPriority w:val="34"/>
    <w:qFormat/>
    <w:rsid w:val="00820973"/>
    <w:pPr>
      <w:widowControl/>
      <w:ind w:firstLineChars="200" w:firstLine="420"/>
      <w:jc w:val="left"/>
    </w:pPr>
    <w:rPr>
      <w:rFonts w:ascii="宋体" w:hAnsi="宋体" w:cs="宋体"/>
      <w:kern w:val="0"/>
      <w:sz w:val="24"/>
    </w:rPr>
  </w:style>
  <w:style w:type="paragraph" w:customStyle="1" w:styleId="CharCharCharCharCharCharChar1">
    <w:name w:val="Char Char Char Char Char Char Char1"/>
    <w:basedOn w:val="a4"/>
    <w:qFormat/>
    <w:rsid w:val="00820973"/>
    <w:pPr>
      <w:tabs>
        <w:tab w:val="left" w:pos="360"/>
      </w:tabs>
      <w:snapToGrid w:val="0"/>
      <w:spacing w:line="360" w:lineRule="auto"/>
    </w:pPr>
    <w:rPr>
      <w:rFonts w:eastAsia="仿宋_GB2312" w:cs="宋体"/>
      <w:sz w:val="24"/>
    </w:rPr>
  </w:style>
  <w:style w:type="character" w:customStyle="1" w:styleId="georeporttxtChar">
    <w:name w:val="georeport_txt Char"/>
    <w:link w:val="georeporttxt"/>
    <w:qFormat/>
    <w:rsid w:val="00820973"/>
    <w:rPr>
      <w:rFonts w:ascii="宋体"/>
      <w:sz w:val="28"/>
    </w:rPr>
  </w:style>
  <w:style w:type="paragraph" w:customStyle="1" w:styleId="georeporttxt">
    <w:name w:val="georeport_txt"/>
    <w:basedOn w:val="a4"/>
    <w:link w:val="georeporttxtChar"/>
    <w:qFormat/>
    <w:rsid w:val="00820973"/>
    <w:pPr>
      <w:spacing w:line="360" w:lineRule="auto"/>
      <w:ind w:right="420" w:firstLineChars="200" w:firstLine="561"/>
    </w:pPr>
    <w:rPr>
      <w:rFonts w:ascii="宋体"/>
      <w:kern w:val="0"/>
      <w:sz w:val="28"/>
      <w:szCs w:val="20"/>
    </w:rPr>
  </w:style>
  <w:style w:type="paragraph" w:customStyle="1" w:styleId="affff">
    <w:name w:val="表格格式"/>
    <w:basedOn w:val="a4"/>
    <w:link w:val="Charf8"/>
    <w:qFormat/>
    <w:rsid w:val="00820973"/>
    <w:pPr>
      <w:adjustRightInd w:val="0"/>
      <w:snapToGrid w:val="0"/>
      <w:spacing w:line="360" w:lineRule="exact"/>
      <w:jc w:val="center"/>
    </w:pPr>
    <w:rPr>
      <w:rFonts w:ascii="仿宋_GB2312" w:eastAsia="仿宋_GB2312"/>
      <w:szCs w:val="20"/>
    </w:rPr>
  </w:style>
  <w:style w:type="character" w:customStyle="1" w:styleId="Charf8">
    <w:name w:val="表格格式 Char"/>
    <w:link w:val="affff"/>
    <w:qFormat/>
    <w:rsid w:val="00820973"/>
    <w:rPr>
      <w:rFonts w:ascii="仿宋_GB2312" w:eastAsia="仿宋_GB2312"/>
      <w:kern w:val="2"/>
      <w:sz w:val="21"/>
    </w:rPr>
  </w:style>
  <w:style w:type="paragraph" w:customStyle="1" w:styleId="affff0">
    <w:name w:val="表标题"/>
    <w:basedOn w:val="a4"/>
    <w:link w:val="Charf9"/>
    <w:qFormat/>
    <w:rsid w:val="00820973"/>
    <w:pPr>
      <w:adjustRightInd w:val="0"/>
      <w:snapToGrid w:val="0"/>
      <w:spacing w:beforeLines="50" w:afterLines="50"/>
      <w:ind w:firstLine="851"/>
      <w:jc w:val="center"/>
    </w:pPr>
    <w:rPr>
      <w:rFonts w:ascii="仿宋_GB2312" w:eastAsia="黑体" w:hAnsi="仿宋_GB2312"/>
      <w:b/>
      <w:bCs/>
    </w:rPr>
  </w:style>
  <w:style w:type="character" w:customStyle="1" w:styleId="Charf9">
    <w:name w:val="表标题 Char"/>
    <w:link w:val="affff0"/>
    <w:qFormat/>
    <w:rsid w:val="00820973"/>
    <w:rPr>
      <w:rFonts w:ascii="仿宋_GB2312" w:eastAsia="黑体" w:hAnsi="仿宋_GB2312"/>
      <w:b/>
      <w:bCs/>
      <w:kern w:val="2"/>
      <w:sz w:val="21"/>
      <w:szCs w:val="24"/>
    </w:rPr>
  </w:style>
  <w:style w:type="paragraph" w:customStyle="1" w:styleId="CharChar">
    <w:name w:val="小标题 Char Char"/>
    <w:basedOn w:val="a4"/>
    <w:qFormat/>
    <w:rsid w:val="00820973"/>
    <w:pPr>
      <w:spacing w:line="360" w:lineRule="auto"/>
      <w:ind w:left="560" w:hanging="560"/>
    </w:pPr>
    <w:rPr>
      <w:b/>
      <w:color w:val="FF0000"/>
      <w:sz w:val="28"/>
      <w:szCs w:val="20"/>
    </w:rPr>
  </w:style>
  <w:style w:type="paragraph" w:customStyle="1" w:styleId="CharCharCharCharCharCharChar5">
    <w:name w:val="Char Char Char Char Char Char Char5"/>
    <w:basedOn w:val="a4"/>
    <w:qFormat/>
    <w:rsid w:val="00820973"/>
    <w:pPr>
      <w:tabs>
        <w:tab w:val="left" w:pos="360"/>
      </w:tabs>
      <w:snapToGrid w:val="0"/>
      <w:spacing w:line="360" w:lineRule="auto"/>
    </w:pPr>
    <w:rPr>
      <w:rFonts w:eastAsia="仿宋_GB2312" w:cs="宋体"/>
      <w:sz w:val="24"/>
    </w:rPr>
  </w:style>
  <w:style w:type="character" w:customStyle="1" w:styleId="Char11">
    <w:name w:val="纯文本 Char1"/>
    <w:qFormat/>
    <w:rsid w:val="00820973"/>
    <w:rPr>
      <w:rFonts w:ascii="宋体" w:hAnsi="Courier New" w:cs="Courier New"/>
      <w:kern w:val="2"/>
      <w:sz w:val="21"/>
      <w:szCs w:val="21"/>
    </w:rPr>
  </w:style>
  <w:style w:type="paragraph" w:customStyle="1" w:styleId="110">
    <w:name w:val="列出段落11"/>
    <w:basedOn w:val="a4"/>
    <w:qFormat/>
    <w:rsid w:val="00820973"/>
    <w:pPr>
      <w:ind w:leftChars="200" w:left="200" w:firstLineChars="200" w:firstLine="420"/>
      <w:jc w:val="left"/>
    </w:pPr>
    <w:rPr>
      <w:rFonts w:ascii="Calibri" w:hAnsi="Calibri"/>
      <w:szCs w:val="22"/>
    </w:rPr>
  </w:style>
  <w:style w:type="paragraph" w:customStyle="1" w:styleId="17">
    <w:name w:val="编号列表1"/>
    <w:basedOn w:val="af3"/>
    <w:qFormat/>
    <w:rsid w:val="00820973"/>
    <w:pPr>
      <w:numPr>
        <w:numId w:val="14"/>
      </w:numPr>
      <w:ind w:left="0" w:firstLineChars="0" w:firstLine="420"/>
    </w:pPr>
  </w:style>
  <w:style w:type="paragraph" w:customStyle="1" w:styleId="xl31">
    <w:name w:val="xl31"/>
    <w:basedOn w:val="a4"/>
    <w:qFormat/>
    <w:rsid w:val="0082097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Arial Unicode MS" w:hint="eastAsia"/>
      <w:kern w:val="0"/>
      <w:sz w:val="24"/>
    </w:rPr>
  </w:style>
  <w:style w:type="paragraph" w:customStyle="1" w:styleId="font0">
    <w:name w:val="font0"/>
    <w:basedOn w:val="a4"/>
    <w:qFormat/>
    <w:rsid w:val="00820973"/>
    <w:pPr>
      <w:widowControl/>
      <w:spacing w:before="100" w:beforeAutospacing="1" w:after="100" w:afterAutospacing="1"/>
      <w:jc w:val="left"/>
    </w:pPr>
    <w:rPr>
      <w:rFonts w:ascii="宋体" w:hAnsi="宋体" w:cs="宋体"/>
      <w:kern w:val="0"/>
      <w:sz w:val="24"/>
    </w:rPr>
  </w:style>
  <w:style w:type="paragraph" w:customStyle="1" w:styleId="font1">
    <w:name w:val="font1"/>
    <w:basedOn w:val="a4"/>
    <w:qFormat/>
    <w:rsid w:val="00820973"/>
    <w:pPr>
      <w:widowControl/>
      <w:spacing w:before="100" w:beforeAutospacing="1" w:after="100" w:afterAutospacing="1"/>
      <w:jc w:val="left"/>
    </w:pPr>
    <w:rPr>
      <w:rFonts w:ascii="宋体" w:hAnsi="宋体" w:cs="宋体"/>
      <w:kern w:val="0"/>
      <w:sz w:val="24"/>
    </w:rPr>
  </w:style>
  <w:style w:type="paragraph" w:customStyle="1" w:styleId="font5">
    <w:name w:val="font5"/>
    <w:basedOn w:val="a4"/>
    <w:qFormat/>
    <w:rsid w:val="00820973"/>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4"/>
    <w:qFormat/>
    <w:rsid w:val="00820973"/>
    <w:pPr>
      <w:widowControl/>
      <w:spacing w:before="100" w:beforeAutospacing="1" w:after="100" w:afterAutospacing="1"/>
      <w:jc w:val="left"/>
    </w:pPr>
    <w:rPr>
      <w:rFonts w:ascii="宋体" w:hAnsi="宋体" w:cs="宋体"/>
      <w:kern w:val="0"/>
      <w:sz w:val="24"/>
    </w:rPr>
  </w:style>
  <w:style w:type="paragraph" w:customStyle="1" w:styleId="font7">
    <w:name w:val="font7"/>
    <w:basedOn w:val="a4"/>
    <w:qFormat/>
    <w:rsid w:val="00820973"/>
    <w:pPr>
      <w:widowControl/>
      <w:spacing w:before="100" w:beforeAutospacing="1" w:after="100" w:afterAutospacing="1"/>
      <w:jc w:val="left"/>
    </w:pPr>
    <w:rPr>
      <w:rFonts w:ascii="宋体" w:hAnsi="宋体" w:cs="宋体"/>
      <w:kern w:val="0"/>
      <w:sz w:val="20"/>
      <w:szCs w:val="20"/>
    </w:rPr>
  </w:style>
  <w:style w:type="paragraph" w:customStyle="1" w:styleId="font8">
    <w:name w:val="font8"/>
    <w:basedOn w:val="a4"/>
    <w:qFormat/>
    <w:rsid w:val="00820973"/>
    <w:pPr>
      <w:widowControl/>
      <w:spacing w:before="100" w:beforeAutospacing="1" w:after="100" w:afterAutospacing="1"/>
      <w:jc w:val="left"/>
    </w:pPr>
    <w:rPr>
      <w:rFonts w:ascii="宋体" w:hAnsi="宋体" w:cs="宋体"/>
      <w:kern w:val="0"/>
      <w:sz w:val="24"/>
    </w:rPr>
  </w:style>
  <w:style w:type="paragraph" w:customStyle="1" w:styleId="xl91">
    <w:name w:val="xl91"/>
    <w:basedOn w:val="a4"/>
    <w:qFormat/>
    <w:rsid w:val="00820973"/>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92">
    <w:name w:val="xl92"/>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b/>
      <w:bCs/>
      <w:kern w:val="0"/>
      <w:sz w:val="24"/>
    </w:rPr>
  </w:style>
  <w:style w:type="paragraph" w:customStyle="1" w:styleId="xl93">
    <w:name w:val="xl93"/>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94">
    <w:name w:val="xl94"/>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95">
    <w:name w:val="xl95"/>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b/>
      <w:bCs/>
      <w:kern w:val="0"/>
      <w:sz w:val="24"/>
    </w:rPr>
  </w:style>
  <w:style w:type="paragraph" w:customStyle="1" w:styleId="xl96">
    <w:name w:val="xl96"/>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97">
    <w:name w:val="xl97"/>
    <w:basedOn w:val="a4"/>
    <w:qFormat/>
    <w:rsid w:val="00820973"/>
    <w:pPr>
      <w:widowControl/>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98">
    <w:name w:val="xl98"/>
    <w:basedOn w:val="a4"/>
    <w:qFormat/>
    <w:rsid w:val="00820973"/>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4"/>
    </w:rPr>
  </w:style>
  <w:style w:type="paragraph" w:customStyle="1" w:styleId="xl99">
    <w:name w:val="xl99"/>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00">
    <w:name w:val="xl100"/>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01">
    <w:name w:val="xl101"/>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4"/>
    </w:rPr>
  </w:style>
  <w:style w:type="paragraph" w:customStyle="1" w:styleId="xl102">
    <w:name w:val="xl102"/>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kern w:val="0"/>
      <w:sz w:val="24"/>
    </w:rPr>
  </w:style>
  <w:style w:type="paragraph" w:customStyle="1" w:styleId="xl103">
    <w:name w:val="xl103"/>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right"/>
      <w:textAlignment w:val="center"/>
    </w:pPr>
    <w:rPr>
      <w:rFonts w:ascii="宋体" w:hAnsi="宋体" w:cs="宋体"/>
      <w:kern w:val="0"/>
      <w:sz w:val="24"/>
    </w:rPr>
  </w:style>
  <w:style w:type="paragraph" w:customStyle="1" w:styleId="xl104">
    <w:name w:val="xl104"/>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05">
    <w:name w:val="xl105"/>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06">
    <w:name w:val="xl106"/>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b/>
      <w:bCs/>
      <w:kern w:val="0"/>
      <w:sz w:val="24"/>
    </w:rPr>
  </w:style>
  <w:style w:type="paragraph" w:customStyle="1" w:styleId="xl107">
    <w:name w:val="xl107"/>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b/>
      <w:bCs/>
      <w:kern w:val="0"/>
      <w:sz w:val="24"/>
    </w:rPr>
  </w:style>
  <w:style w:type="paragraph" w:customStyle="1" w:styleId="xl108">
    <w:name w:val="xl108"/>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109">
    <w:name w:val="xl109"/>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left"/>
      <w:textAlignment w:val="center"/>
    </w:pPr>
    <w:rPr>
      <w:rFonts w:ascii="宋体" w:hAnsi="宋体" w:cs="宋体"/>
      <w:kern w:val="0"/>
      <w:sz w:val="20"/>
      <w:szCs w:val="20"/>
    </w:rPr>
  </w:style>
  <w:style w:type="paragraph" w:customStyle="1" w:styleId="xl110">
    <w:name w:val="xl110"/>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11">
    <w:name w:val="xl111"/>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112">
    <w:name w:val="xl112"/>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113">
    <w:name w:val="xl113"/>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kern w:val="0"/>
      <w:sz w:val="24"/>
    </w:rPr>
  </w:style>
  <w:style w:type="paragraph" w:customStyle="1" w:styleId="xl114">
    <w:name w:val="xl114"/>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right"/>
      <w:textAlignment w:val="center"/>
    </w:pPr>
    <w:rPr>
      <w:rFonts w:ascii="宋体" w:hAnsi="宋体" w:cs="宋体"/>
      <w:kern w:val="0"/>
      <w:sz w:val="24"/>
    </w:rPr>
  </w:style>
  <w:style w:type="paragraph" w:customStyle="1" w:styleId="xl115">
    <w:name w:val="xl115"/>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16">
    <w:name w:val="xl116"/>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117">
    <w:name w:val="xl117"/>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4"/>
    </w:rPr>
  </w:style>
  <w:style w:type="paragraph" w:customStyle="1" w:styleId="xl118">
    <w:name w:val="xl118"/>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kern w:val="0"/>
      <w:sz w:val="24"/>
    </w:rPr>
  </w:style>
  <w:style w:type="paragraph" w:customStyle="1" w:styleId="xl119">
    <w:name w:val="xl119"/>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20">
    <w:name w:val="xl120"/>
    <w:basedOn w:val="a4"/>
    <w:qFormat/>
    <w:rsid w:val="00820973"/>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4"/>
    </w:rPr>
  </w:style>
  <w:style w:type="paragraph" w:customStyle="1" w:styleId="xl121">
    <w:name w:val="xl121"/>
    <w:basedOn w:val="a4"/>
    <w:qFormat/>
    <w:rsid w:val="00820973"/>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left"/>
      <w:textAlignment w:val="center"/>
    </w:pPr>
    <w:rPr>
      <w:rFonts w:ascii="宋体" w:hAnsi="宋体" w:cs="宋体"/>
      <w:b/>
      <w:bCs/>
      <w:kern w:val="0"/>
      <w:sz w:val="24"/>
    </w:rPr>
  </w:style>
  <w:style w:type="paragraph" w:customStyle="1" w:styleId="xl122">
    <w:name w:val="xl122"/>
    <w:basedOn w:val="a4"/>
    <w:qFormat/>
    <w:rsid w:val="00820973"/>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123">
    <w:name w:val="xl123"/>
    <w:basedOn w:val="a4"/>
    <w:qFormat/>
    <w:rsid w:val="00820973"/>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right"/>
      <w:textAlignment w:val="center"/>
    </w:pPr>
    <w:rPr>
      <w:rFonts w:ascii="宋体" w:hAnsi="宋体" w:cs="宋体"/>
      <w:kern w:val="0"/>
      <w:sz w:val="24"/>
    </w:rPr>
  </w:style>
  <w:style w:type="paragraph" w:customStyle="1" w:styleId="xl124">
    <w:name w:val="xl124"/>
    <w:basedOn w:val="a4"/>
    <w:qFormat/>
    <w:rsid w:val="00820973"/>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25">
    <w:name w:val="xl125"/>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color w:val="FF0000"/>
      <w:kern w:val="0"/>
      <w:sz w:val="24"/>
    </w:rPr>
  </w:style>
  <w:style w:type="paragraph" w:customStyle="1" w:styleId="xl126">
    <w:name w:val="xl126"/>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27">
    <w:name w:val="xl127"/>
    <w:basedOn w:val="a4"/>
    <w:qFormat/>
    <w:rsid w:val="00820973"/>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kern w:val="0"/>
      <w:sz w:val="24"/>
    </w:rPr>
  </w:style>
  <w:style w:type="paragraph" w:customStyle="1" w:styleId="xl128">
    <w:name w:val="xl128"/>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4"/>
    </w:rPr>
  </w:style>
  <w:style w:type="paragraph" w:customStyle="1" w:styleId="xl129">
    <w:name w:val="xl129"/>
    <w:basedOn w:val="a4"/>
    <w:qFormat/>
    <w:rsid w:val="00820973"/>
    <w:pPr>
      <w:widowControl/>
      <w:pBdr>
        <w:top w:val="single" w:sz="4" w:space="0" w:color="auto"/>
        <w:bottom w:val="single" w:sz="4" w:space="0" w:color="auto"/>
        <w:right w:val="single" w:sz="8" w:space="0" w:color="auto"/>
      </w:pBdr>
      <w:shd w:val="clear" w:color="000000" w:fill="FFFFFF"/>
      <w:spacing w:before="100" w:beforeAutospacing="1" w:after="100" w:afterAutospacing="1"/>
      <w:jc w:val="right"/>
      <w:textAlignment w:val="center"/>
    </w:pPr>
    <w:rPr>
      <w:rFonts w:ascii="宋体" w:hAnsi="宋体" w:cs="宋体"/>
      <w:b/>
      <w:bCs/>
      <w:kern w:val="0"/>
      <w:sz w:val="24"/>
    </w:rPr>
  </w:style>
  <w:style w:type="paragraph" w:customStyle="1" w:styleId="xl130">
    <w:name w:val="xl130"/>
    <w:basedOn w:val="a4"/>
    <w:qFormat/>
    <w:rsid w:val="00820973"/>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FF0000"/>
      <w:kern w:val="0"/>
      <w:sz w:val="24"/>
    </w:rPr>
  </w:style>
  <w:style w:type="paragraph" w:customStyle="1" w:styleId="xl131">
    <w:name w:val="xl131"/>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color w:val="FF0000"/>
      <w:kern w:val="0"/>
      <w:sz w:val="24"/>
    </w:rPr>
  </w:style>
  <w:style w:type="paragraph" w:customStyle="1" w:styleId="xl132">
    <w:name w:val="xl132"/>
    <w:basedOn w:val="a4"/>
    <w:qFormat/>
    <w:rsid w:val="00820973"/>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宋体" w:hAnsi="宋体" w:cs="宋体"/>
      <w:color w:val="FF0000"/>
      <w:kern w:val="0"/>
      <w:sz w:val="24"/>
    </w:rPr>
  </w:style>
  <w:style w:type="paragraph" w:customStyle="1" w:styleId="xl133">
    <w:name w:val="xl133"/>
    <w:basedOn w:val="a4"/>
    <w:qFormat/>
    <w:rsid w:val="0082097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rFonts w:ascii="宋体" w:hAnsi="宋体" w:cs="宋体"/>
      <w:color w:val="FF0000"/>
      <w:kern w:val="0"/>
      <w:sz w:val="24"/>
    </w:rPr>
  </w:style>
  <w:style w:type="paragraph" w:customStyle="1" w:styleId="xl134">
    <w:name w:val="xl134"/>
    <w:basedOn w:val="a4"/>
    <w:qFormat/>
    <w:rsid w:val="00820973"/>
    <w:pPr>
      <w:widowControl/>
      <w:pBdr>
        <w:top w:val="single" w:sz="4" w:space="0" w:color="auto"/>
        <w:bottom w:val="single" w:sz="4" w:space="0" w:color="auto"/>
        <w:right w:val="single" w:sz="8" w:space="0" w:color="auto"/>
      </w:pBdr>
      <w:shd w:val="clear" w:color="000000" w:fill="FFFFFF"/>
      <w:spacing w:before="100" w:beforeAutospacing="1" w:after="100" w:afterAutospacing="1"/>
      <w:jc w:val="right"/>
      <w:textAlignment w:val="center"/>
    </w:pPr>
    <w:rPr>
      <w:rFonts w:ascii="宋体" w:hAnsi="宋体" w:cs="宋体"/>
      <w:b/>
      <w:bCs/>
      <w:color w:val="FF0000"/>
      <w:kern w:val="0"/>
      <w:sz w:val="24"/>
    </w:rPr>
  </w:style>
  <w:style w:type="paragraph" w:customStyle="1" w:styleId="xl135">
    <w:name w:val="xl135"/>
    <w:basedOn w:val="a4"/>
    <w:qFormat/>
    <w:rsid w:val="00820973"/>
    <w:pPr>
      <w:widowControl/>
      <w:shd w:val="clear" w:color="000000" w:fill="FFFFFF"/>
      <w:spacing w:before="100" w:beforeAutospacing="1" w:after="100" w:afterAutospacing="1"/>
      <w:jc w:val="left"/>
      <w:textAlignment w:val="center"/>
    </w:pPr>
    <w:rPr>
      <w:rFonts w:ascii="宋体" w:hAnsi="宋体" w:cs="宋体"/>
      <w:color w:val="FF0000"/>
      <w:kern w:val="0"/>
      <w:sz w:val="24"/>
    </w:rPr>
  </w:style>
  <w:style w:type="paragraph" w:customStyle="1" w:styleId="xl136">
    <w:name w:val="xl136"/>
    <w:basedOn w:val="a4"/>
    <w:qFormat/>
    <w:rsid w:val="00820973"/>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37">
    <w:name w:val="xl137"/>
    <w:basedOn w:val="a4"/>
    <w:qFormat/>
    <w:rsid w:val="00820973"/>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38">
    <w:name w:val="xl138"/>
    <w:basedOn w:val="a4"/>
    <w:qFormat/>
    <w:rsid w:val="00820973"/>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39">
    <w:name w:val="xl139"/>
    <w:basedOn w:val="a4"/>
    <w:qFormat/>
    <w:rsid w:val="00820973"/>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xl140">
    <w:name w:val="xl140"/>
    <w:basedOn w:val="a4"/>
    <w:qFormat/>
    <w:rsid w:val="00820973"/>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24"/>
    </w:rPr>
  </w:style>
  <w:style w:type="paragraph" w:customStyle="1" w:styleId="CharCharCharCharCharCharChar4">
    <w:name w:val="Char Char Char Char Char Char Char4"/>
    <w:basedOn w:val="a4"/>
    <w:qFormat/>
    <w:rsid w:val="00820973"/>
    <w:pPr>
      <w:tabs>
        <w:tab w:val="left" w:pos="360"/>
      </w:tabs>
      <w:snapToGrid w:val="0"/>
      <w:spacing w:line="360" w:lineRule="auto"/>
    </w:pPr>
    <w:rPr>
      <w:rFonts w:eastAsia="仿宋_GB2312" w:cs="宋体"/>
      <w:sz w:val="24"/>
    </w:rPr>
  </w:style>
  <w:style w:type="paragraph" w:customStyle="1" w:styleId="CharCharCharCharCharCharChar3">
    <w:name w:val="Char Char Char Char Char Char Char3"/>
    <w:basedOn w:val="a4"/>
    <w:qFormat/>
    <w:rsid w:val="00820973"/>
    <w:pPr>
      <w:tabs>
        <w:tab w:val="left" w:pos="360"/>
      </w:tabs>
      <w:snapToGrid w:val="0"/>
      <w:spacing w:line="360" w:lineRule="auto"/>
    </w:pPr>
    <w:rPr>
      <w:rFonts w:eastAsia="仿宋_GB2312" w:cs="宋体"/>
      <w:sz w:val="24"/>
    </w:rPr>
  </w:style>
  <w:style w:type="paragraph" w:customStyle="1" w:styleId="2b">
    <w:name w:val="列出段落2"/>
    <w:basedOn w:val="a4"/>
    <w:qFormat/>
    <w:rsid w:val="00820973"/>
    <w:pPr>
      <w:ind w:leftChars="200" w:left="200" w:firstLineChars="200" w:firstLine="420"/>
      <w:jc w:val="left"/>
    </w:pPr>
    <w:rPr>
      <w:rFonts w:ascii="Calibri" w:hAnsi="Calibri"/>
      <w:szCs w:val="22"/>
    </w:rPr>
  </w:style>
  <w:style w:type="paragraph" w:customStyle="1" w:styleId="TOC1">
    <w:name w:val="TOC 标题1"/>
    <w:basedOn w:val="1"/>
    <w:next w:val="a4"/>
    <w:uiPriority w:val="39"/>
    <w:unhideWhenUsed/>
    <w:qFormat/>
    <w:rsid w:val="00820973"/>
    <w:pPr>
      <w:spacing w:before="340" w:after="330" w:line="578" w:lineRule="auto"/>
      <w:outlineLvl w:val="9"/>
    </w:pPr>
    <w:rPr>
      <w:rFonts w:eastAsia="宋体"/>
      <w:b/>
      <w:bCs/>
      <w:sz w:val="44"/>
      <w:szCs w:val="44"/>
    </w:rPr>
  </w:style>
  <w:style w:type="paragraph" w:customStyle="1" w:styleId="18">
    <w:name w:val="明显引用1"/>
    <w:basedOn w:val="a4"/>
    <w:next w:val="a4"/>
    <w:link w:val="affff1"/>
    <w:uiPriority w:val="30"/>
    <w:qFormat/>
    <w:rsid w:val="00820973"/>
    <w:pPr>
      <w:pBdr>
        <w:bottom w:val="single" w:sz="4" w:space="4" w:color="4F81BD"/>
      </w:pBdr>
      <w:spacing w:before="200" w:after="280" w:line="360" w:lineRule="auto"/>
      <w:ind w:left="936" w:right="936"/>
    </w:pPr>
    <w:rPr>
      <w:b/>
      <w:bCs/>
      <w:i/>
      <w:iCs/>
      <w:color w:val="4F81BD"/>
    </w:rPr>
  </w:style>
  <w:style w:type="character" w:customStyle="1" w:styleId="affff1">
    <w:name w:val="明显引用 字符"/>
    <w:link w:val="18"/>
    <w:uiPriority w:val="30"/>
    <w:qFormat/>
    <w:rsid w:val="00820973"/>
    <w:rPr>
      <w:b/>
      <w:bCs/>
      <w:i/>
      <w:iCs/>
      <w:color w:val="4F81BD"/>
      <w:kern w:val="2"/>
      <w:sz w:val="21"/>
      <w:szCs w:val="24"/>
    </w:rPr>
  </w:style>
  <w:style w:type="paragraph" w:customStyle="1" w:styleId="19">
    <w:name w:val="书目1"/>
    <w:basedOn w:val="a4"/>
    <w:next w:val="a4"/>
    <w:uiPriority w:val="37"/>
    <w:unhideWhenUsed/>
    <w:qFormat/>
    <w:rsid w:val="00820973"/>
    <w:pPr>
      <w:spacing w:line="360" w:lineRule="auto"/>
    </w:pPr>
  </w:style>
  <w:style w:type="paragraph" w:customStyle="1" w:styleId="GB2312">
    <w:name w:val="正文 仿宋_GB2312 四号"/>
    <w:basedOn w:val="a4"/>
    <w:qFormat/>
    <w:rsid w:val="00820973"/>
    <w:pPr>
      <w:adjustRightInd w:val="0"/>
      <w:snapToGrid w:val="0"/>
      <w:spacing w:line="360" w:lineRule="auto"/>
      <w:ind w:firstLineChars="200" w:firstLine="200"/>
    </w:pPr>
    <w:rPr>
      <w:rFonts w:eastAsia="Times New Roman" w:cs="宋体"/>
      <w:sz w:val="28"/>
      <w:szCs w:val="20"/>
    </w:rPr>
  </w:style>
  <w:style w:type="paragraph" w:customStyle="1" w:styleId="Char70">
    <w:name w:val="Char7"/>
    <w:basedOn w:val="a4"/>
    <w:qFormat/>
    <w:rsid w:val="00820973"/>
  </w:style>
  <w:style w:type="paragraph" w:customStyle="1" w:styleId="5099">
    <w:name w:val="样式 标题 5 + 首行缩进:  0.99 厘米"/>
    <w:basedOn w:val="50"/>
    <w:qFormat/>
    <w:rsid w:val="00820973"/>
    <w:pPr>
      <w:keepLines w:val="0"/>
      <w:spacing w:before="0" w:after="0" w:line="360" w:lineRule="auto"/>
      <w:ind w:left="0" w:firstLine="0"/>
    </w:pPr>
    <w:rPr>
      <w:rFonts w:ascii="宋体" w:eastAsia="仿宋_GB2312" w:hAnsi="宋体" w:cs="宋体"/>
      <w:szCs w:val="20"/>
    </w:rPr>
  </w:style>
  <w:style w:type="paragraph" w:customStyle="1" w:styleId="11CharCharCharCharCharCharC">
    <w:name w:val="样式 样式 正文文本缩进正文文字缩进1正文文本缩进1正文文字缩进 Char Char Char Char Char Char C..."/>
    <w:basedOn w:val="a4"/>
    <w:qFormat/>
    <w:rsid w:val="00820973"/>
    <w:pPr>
      <w:spacing w:line="360" w:lineRule="auto"/>
      <w:ind w:firstLineChars="200" w:firstLine="200"/>
    </w:pPr>
    <w:rPr>
      <w:rFonts w:ascii="仿宋_GB2312" w:eastAsia="仿宋_GB2312" w:hAnsi="仿宋_GB2312" w:cs="宋体"/>
      <w:sz w:val="28"/>
      <w:szCs w:val="20"/>
    </w:rPr>
  </w:style>
  <w:style w:type="character" w:customStyle="1" w:styleId="GB23120">
    <w:name w:val="样式 仿宋_GB2312 四号"/>
    <w:qFormat/>
    <w:rsid w:val="00820973"/>
    <w:rPr>
      <w:rFonts w:ascii="仿宋_GB2312" w:eastAsia="仿宋_GB2312" w:hAnsi="仿宋_GB2312"/>
      <w:sz w:val="28"/>
    </w:rPr>
  </w:style>
  <w:style w:type="paragraph" w:customStyle="1" w:styleId="reader-word-layer">
    <w:name w:val="reader-word-layer"/>
    <w:basedOn w:val="a4"/>
    <w:qFormat/>
    <w:rsid w:val="00820973"/>
    <w:pPr>
      <w:widowControl/>
      <w:spacing w:before="100" w:beforeAutospacing="1" w:after="100" w:afterAutospacing="1"/>
      <w:jc w:val="left"/>
    </w:pPr>
    <w:rPr>
      <w:rFonts w:ascii="宋体" w:hAnsi="宋体" w:cs="宋体"/>
      <w:kern w:val="0"/>
      <w:sz w:val="24"/>
    </w:rPr>
  </w:style>
  <w:style w:type="paragraph" w:customStyle="1" w:styleId="46">
    <w:name w:val="样式4"/>
    <w:basedOn w:val="a4"/>
    <w:link w:val="4Char0"/>
    <w:qFormat/>
    <w:rsid w:val="00820973"/>
    <w:pPr>
      <w:spacing w:line="360" w:lineRule="auto"/>
      <w:ind w:firstLine="601"/>
    </w:pPr>
    <w:rPr>
      <w:rFonts w:ascii="仿宋_GB2312" w:eastAsia="仿宋_GB2312"/>
      <w:sz w:val="28"/>
    </w:rPr>
  </w:style>
  <w:style w:type="character" w:customStyle="1" w:styleId="4Char0">
    <w:name w:val="样式4 Char"/>
    <w:link w:val="46"/>
    <w:qFormat/>
    <w:rsid w:val="00820973"/>
    <w:rPr>
      <w:rFonts w:ascii="仿宋_GB2312" w:eastAsia="仿宋_GB2312"/>
      <w:kern w:val="2"/>
      <w:sz w:val="28"/>
      <w:szCs w:val="24"/>
    </w:rPr>
  </w:style>
  <w:style w:type="paragraph" w:customStyle="1" w:styleId="39">
    <w:name w:val="列出段落3"/>
    <w:basedOn w:val="a4"/>
    <w:qFormat/>
    <w:rsid w:val="00820973"/>
    <w:pPr>
      <w:ind w:leftChars="200" w:left="200" w:firstLineChars="200" w:firstLine="420"/>
      <w:jc w:val="left"/>
    </w:pPr>
    <w:rPr>
      <w:rFonts w:ascii="Calibri" w:hAnsi="Calibri"/>
      <w:szCs w:val="22"/>
    </w:rPr>
  </w:style>
  <w:style w:type="paragraph" w:customStyle="1" w:styleId="CharCharCharChar">
    <w:name w:val="Char Char Char Char"/>
    <w:basedOn w:val="ad"/>
    <w:qFormat/>
    <w:rsid w:val="00820973"/>
    <w:pPr>
      <w:adjustRightInd w:val="0"/>
      <w:snapToGrid w:val="0"/>
      <w:spacing w:line="360" w:lineRule="auto"/>
    </w:pPr>
    <w:rPr>
      <w:rFonts w:ascii="Tahoma" w:hAnsi="Tahoma"/>
      <w:sz w:val="24"/>
    </w:rPr>
  </w:style>
  <w:style w:type="character" w:customStyle="1" w:styleId="Heading1Char">
    <w:name w:val="Heading 1 Char"/>
    <w:qFormat/>
    <w:locked/>
    <w:rsid w:val="00820973"/>
    <w:rPr>
      <w:rFonts w:eastAsia="宋体"/>
      <w:b/>
      <w:bCs/>
      <w:kern w:val="44"/>
      <w:sz w:val="44"/>
      <w:szCs w:val="44"/>
      <w:lang w:val="en-US" w:eastAsia="zh-CN" w:bidi="ar-SA"/>
    </w:rPr>
  </w:style>
  <w:style w:type="paragraph" w:customStyle="1" w:styleId="affff2">
    <w:name w:val="段落"/>
    <w:basedOn w:val="a4"/>
    <w:qFormat/>
    <w:rsid w:val="00820973"/>
    <w:pPr>
      <w:adjustRightInd w:val="0"/>
      <w:snapToGrid w:val="0"/>
      <w:spacing w:line="360" w:lineRule="auto"/>
      <w:ind w:firstLineChars="200" w:firstLine="560"/>
    </w:pPr>
    <w:rPr>
      <w:rFonts w:ascii="宋体" w:hAnsi="宋体"/>
      <w:sz w:val="28"/>
    </w:rPr>
  </w:style>
  <w:style w:type="paragraph" w:customStyle="1" w:styleId="affff3">
    <w:name w:val="普通正文"/>
    <w:basedOn w:val="a4"/>
    <w:qFormat/>
    <w:rsid w:val="00820973"/>
    <w:pPr>
      <w:adjustRightInd w:val="0"/>
      <w:spacing w:before="120" w:after="120" w:line="360" w:lineRule="auto"/>
      <w:ind w:firstLine="480"/>
      <w:jc w:val="left"/>
      <w:textAlignment w:val="baseline"/>
    </w:pPr>
    <w:rPr>
      <w:rFonts w:ascii="Arial" w:hAnsi="Arial"/>
      <w:kern w:val="0"/>
      <w:sz w:val="24"/>
    </w:rPr>
  </w:style>
  <w:style w:type="paragraph" w:customStyle="1" w:styleId="ParaCharCharCharChar">
    <w:name w:val="默认段落字体 Para Char Char Char Char"/>
    <w:basedOn w:val="a4"/>
    <w:qFormat/>
    <w:rsid w:val="00820973"/>
  </w:style>
  <w:style w:type="character" w:customStyle="1" w:styleId="Footer-EvenCharChar">
    <w:name w:val="Footer-Even Char Char"/>
    <w:qFormat/>
    <w:rsid w:val="00820973"/>
    <w:rPr>
      <w:rFonts w:ascii="Times New Roman" w:eastAsia="宋体" w:hAnsi="Times New Roman" w:cs="Times New Roman"/>
      <w:sz w:val="18"/>
      <w:szCs w:val="18"/>
    </w:rPr>
  </w:style>
  <w:style w:type="character" w:customStyle="1" w:styleId="2c">
    <w:name w:val="访问过的超链接2"/>
    <w:uiPriority w:val="99"/>
    <w:qFormat/>
    <w:rsid w:val="00820973"/>
    <w:rPr>
      <w:color w:val="800080"/>
      <w:u w:val="single"/>
    </w:rPr>
  </w:style>
  <w:style w:type="paragraph" w:customStyle="1" w:styleId="Char20">
    <w:name w:val="Char2"/>
    <w:basedOn w:val="a4"/>
    <w:qFormat/>
    <w:rsid w:val="00820973"/>
  </w:style>
  <w:style w:type="paragraph" w:customStyle="1" w:styleId="xl26">
    <w:name w:val="xl26"/>
    <w:basedOn w:val="a4"/>
    <w:qFormat/>
    <w:rsid w:val="00820973"/>
    <w:pPr>
      <w:widowControl/>
      <w:pBdr>
        <w:bottom w:val="single" w:sz="4" w:space="0" w:color="auto"/>
        <w:right w:val="single" w:sz="4" w:space="0" w:color="auto"/>
      </w:pBdr>
      <w:spacing w:before="100" w:beforeAutospacing="1" w:after="100" w:afterAutospacing="1"/>
      <w:jc w:val="center"/>
    </w:pPr>
    <w:rPr>
      <w:rFonts w:eastAsia="Arial Unicode MS"/>
      <w:kern w:val="0"/>
      <w:szCs w:val="21"/>
    </w:rPr>
  </w:style>
  <w:style w:type="paragraph" w:customStyle="1" w:styleId="Char12">
    <w:name w:val="Char1"/>
    <w:basedOn w:val="a4"/>
    <w:qFormat/>
    <w:rsid w:val="00820973"/>
  </w:style>
  <w:style w:type="paragraph" w:customStyle="1" w:styleId="font9">
    <w:name w:val="font9"/>
    <w:basedOn w:val="a4"/>
    <w:qFormat/>
    <w:rsid w:val="00820973"/>
    <w:pPr>
      <w:widowControl/>
      <w:spacing w:before="100" w:beforeAutospacing="1" w:after="100" w:afterAutospacing="1"/>
      <w:jc w:val="left"/>
    </w:pPr>
    <w:rPr>
      <w:rFonts w:ascii="宋体" w:hAnsi="宋体" w:cs="宋体"/>
      <w:kern w:val="0"/>
      <w:sz w:val="24"/>
    </w:rPr>
  </w:style>
  <w:style w:type="paragraph" w:customStyle="1" w:styleId="font10">
    <w:name w:val="font10"/>
    <w:basedOn w:val="a4"/>
    <w:qFormat/>
    <w:rsid w:val="00820973"/>
    <w:pPr>
      <w:widowControl/>
      <w:spacing w:before="100" w:beforeAutospacing="1" w:after="100" w:afterAutospacing="1"/>
      <w:jc w:val="left"/>
    </w:pPr>
    <w:rPr>
      <w:rFonts w:ascii="宋体" w:hAnsi="宋体" w:cs="宋体"/>
      <w:kern w:val="0"/>
      <w:sz w:val="18"/>
      <w:szCs w:val="18"/>
    </w:rPr>
  </w:style>
  <w:style w:type="paragraph" w:customStyle="1" w:styleId="font11">
    <w:name w:val="font11"/>
    <w:basedOn w:val="a4"/>
    <w:qFormat/>
    <w:rsid w:val="00820973"/>
    <w:pPr>
      <w:widowControl/>
      <w:spacing w:before="100" w:beforeAutospacing="1" w:after="100" w:afterAutospacing="1"/>
      <w:jc w:val="left"/>
    </w:pPr>
    <w:rPr>
      <w:rFonts w:ascii="宋体" w:hAnsi="宋体" w:cs="宋体"/>
      <w:color w:val="000000"/>
      <w:kern w:val="0"/>
      <w:sz w:val="18"/>
      <w:szCs w:val="18"/>
    </w:rPr>
  </w:style>
  <w:style w:type="paragraph" w:customStyle="1" w:styleId="font12">
    <w:name w:val="font12"/>
    <w:basedOn w:val="a4"/>
    <w:qFormat/>
    <w:rsid w:val="00820973"/>
    <w:pPr>
      <w:widowControl/>
      <w:spacing w:before="100" w:beforeAutospacing="1" w:after="100" w:afterAutospacing="1"/>
      <w:jc w:val="left"/>
    </w:pPr>
    <w:rPr>
      <w:rFonts w:ascii="宋体" w:hAnsi="宋体" w:cs="宋体"/>
      <w:b/>
      <w:bCs/>
      <w:color w:val="000000"/>
      <w:kern w:val="0"/>
      <w:sz w:val="18"/>
      <w:szCs w:val="18"/>
    </w:rPr>
  </w:style>
  <w:style w:type="paragraph" w:customStyle="1" w:styleId="font13">
    <w:name w:val="font13"/>
    <w:basedOn w:val="a4"/>
    <w:qFormat/>
    <w:rsid w:val="00820973"/>
    <w:pPr>
      <w:widowControl/>
      <w:spacing w:before="100" w:beforeAutospacing="1" w:after="100" w:afterAutospacing="1"/>
      <w:jc w:val="left"/>
    </w:pPr>
    <w:rPr>
      <w:rFonts w:ascii="宋体" w:hAnsi="宋体" w:cs="宋体"/>
      <w:color w:val="000000"/>
      <w:kern w:val="0"/>
      <w:sz w:val="22"/>
      <w:szCs w:val="22"/>
    </w:rPr>
  </w:style>
  <w:style w:type="paragraph" w:customStyle="1" w:styleId="Char30">
    <w:name w:val="Char3"/>
    <w:basedOn w:val="a4"/>
    <w:qFormat/>
    <w:rsid w:val="00820973"/>
  </w:style>
  <w:style w:type="paragraph" w:customStyle="1" w:styleId="FF3">
    <w:name w:val="FF3"/>
    <w:qFormat/>
    <w:rsid w:val="00820973"/>
    <w:pPr>
      <w:spacing w:line="360" w:lineRule="auto"/>
      <w:jc w:val="center"/>
    </w:pPr>
    <w:rPr>
      <w:rFonts w:ascii="Cambria" w:hAnsi="Cambria"/>
      <w:b/>
      <w:bCs/>
      <w:color w:val="000000"/>
      <w:kern w:val="2"/>
      <w:sz w:val="36"/>
      <w:szCs w:val="32"/>
    </w:rPr>
  </w:style>
  <w:style w:type="paragraph" w:customStyle="1" w:styleId="affff4">
    <w:name w:val="题注－表"/>
    <w:next w:val="a4"/>
    <w:qFormat/>
    <w:rsid w:val="00820973"/>
    <w:pPr>
      <w:spacing w:beforeLines="50" w:afterLines="50"/>
      <w:jc w:val="center"/>
    </w:pPr>
    <w:rPr>
      <w:rFonts w:hAnsi="宋体"/>
      <w:kern w:val="28"/>
      <w:sz w:val="24"/>
      <w:szCs w:val="24"/>
    </w:rPr>
  </w:style>
  <w:style w:type="paragraph" w:customStyle="1" w:styleId="affff5">
    <w:name w:val="投标正文"/>
    <w:basedOn w:val="a4"/>
    <w:link w:val="Charfa"/>
    <w:qFormat/>
    <w:rsid w:val="00820973"/>
    <w:pPr>
      <w:widowControl/>
      <w:shd w:val="clear" w:color="auto" w:fill="FFFFFF"/>
      <w:spacing w:line="360" w:lineRule="auto"/>
      <w:ind w:firstLineChars="200" w:firstLine="480"/>
    </w:pPr>
    <w:rPr>
      <w:bCs/>
      <w:snapToGrid w:val="0"/>
      <w:color w:val="000000"/>
      <w:kern w:val="0"/>
      <w:sz w:val="24"/>
      <w:szCs w:val="28"/>
      <w:lang w:val="zh-CN" w:eastAsia="x-none"/>
    </w:rPr>
  </w:style>
  <w:style w:type="character" w:customStyle="1" w:styleId="Charfa">
    <w:name w:val="投标正文 Char"/>
    <w:link w:val="affff5"/>
    <w:qFormat/>
    <w:rsid w:val="00820973"/>
    <w:rPr>
      <w:bCs/>
      <w:snapToGrid w:val="0"/>
      <w:color w:val="000000"/>
      <w:sz w:val="24"/>
      <w:szCs w:val="28"/>
      <w:shd w:val="clear" w:color="auto" w:fill="FFFFFF"/>
      <w:lang w:val="zh-CN"/>
    </w:rPr>
  </w:style>
  <w:style w:type="paragraph" w:customStyle="1" w:styleId="152">
    <w:name w:val="样式 宋体 小四 黑色 行距: 1.5 倍行距 首行缩进:  2 字符"/>
    <w:basedOn w:val="a4"/>
    <w:qFormat/>
    <w:rsid w:val="00820973"/>
    <w:pPr>
      <w:tabs>
        <w:tab w:val="left" w:leader="dot" w:pos="0"/>
      </w:tabs>
      <w:adjustRightInd w:val="0"/>
      <w:snapToGrid w:val="0"/>
      <w:spacing w:line="360" w:lineRule="auto"/>
      <w:ind w:firstLine="425"/>
      <w:jc w:val="left"/>
    </w:pPr>
    <w:rPr>
      <w:kern w:val="28"/>
      <w:sz w:val="28"/>
      <w:szCs w:val="28"/>
    </w:rPr>
  </w:style>
  <w:style w:type="paragraph" w:customStyle="1" w:styleId="a30">
    <w:name w:val="a3"/>
    <w:basedOn w:val="a4"/>
    <w:qFormat/>
    <w:rsid w:val="00820973"/>
    <w:pPr>
      <w:widowControl/>
      <w:wordWrap w:val="0"/>
      <w:spacing w:beforeLines="50" w:afterLines="50" w:line="360" w:lineRule="auto"/>
      <w:jc w:val="right"/>
    </w:pPr>
    <w:rPr>
      <w:kern w:val="0"/>
      <w:sz w:val="20"/>
      <w:szCs w:val="20"/>
    </w:rPr>
  </w:style>
  <w:style w:type="paragraph" w:customStyle="1" w:styleId="a50">
    <w:name w:val="a5"/>
    <w:basedOn w:val="a4"/>
    <w:qFormat/>
    <w:rsid w:val="00820973"/>
    <w:pPr>
      <w:widowControl/>
      <w:wordWrap w:val="0"/>
      <w:spacing w:beforeLines="50" w:afterLines="50" w:line="360" w:lineRule="auto"/>
      <w:jc w:val="right"/>
    </w:pPr>
    <w:rPr>
      <w:kern w:val="0"/>
      <w:szCs w:val="21"/>
    </w:rPr>
  </w:style>
  <w:style w:type="paragraph" w:customStyle="1" w:styleId="Char60">
    <w:name w:val="Char6"/>
    <w:basedOn w:val="a4"/>
    <w:qFormat/>
    <w:rsid w:val="00820973"/>
    <w:pPr>
      <w:tabs>
        <w:tab w:val="left" w:pos="360"/>
      </w:tabs>
      <w:snapToGrid w:val="0"/>
      <w:spacing w:line="360" w:lineRule="auto"/>
    </w:pPr>
    <w:rPr>
      <w:rFonts w:eastAsia="仿宋_GB2312" w:cs="宋体"/>
      <w:sz w:val="24"/>
    </w:rPr>
  </w:style>
  <w:style w:type="paragraph" w:customStyle="1" w:styleId="Char50">
    <w:name w:val="Char5"/>
    <w:basedOn w:val="a4"/>
    <w:qFormat/>
    <w:rsid w:val="00820973"/>
  </w:style>
  <w:style w:type="paragraph" w:customStyle="1" w:styleId="Char40">
    <w:name w:val="Char4"/>
    <w:basedOn w:val="a4"/>
    <w:qFormat/>
    <w:rsid w:val="00820973"/>
    <w:pPr>
      <w:tabs>
        <w:tab w:val="left" w:pos="360"/>
      </w:tabs>
      <w:snapToGrid w:val="0"/>
      <w:spacing w:line="360" w:lineRule="auto"/>
    </w:pPr>
    <w:rPr>
      <w:rFonts w:eastAsia="仿宋_GB2312" w:cs="宋体"/>
      <w:sz w:val="24"/>
    </w:rPr>
  </w:style>
  <w:style w:type="paragraph" w:customStyle="1" w:styleId="111">
    <w:name w:val="表1.1"/>
    <w:basedOn w:val="a4"/>
    <w:qFormat/>
    <w:rsid w:val="00820973"/>
    <w:pPr>
      <w:adjustRightInd w:val="0"/>
      <w:jc w:val="center"/>
    </w:pPr>
    <w:rPr>
      <w:rFonts w:eastAsia="仿宋_GB2312"/>
      <w:iCs/>
      <w:kern w:val="0"/>
      <w:szCs w:val="32"/>
    </w:rPr>
  </w:style>
  <w:style w:type="paragraph" w:customStyle="1" w:styleId="112">
    <w:name w:val="11正文文本格式"/>
    <w:basedOn w:val="a4"/>
    <w:qFormat/>
    <w:rsid w:val="00820973"/>
    <w:pPr>
      <w:spacing w:line="360" w:lineRule="auto"/>
      <w:ind w:firstLineChars="200" w:firstLine="480"/>
    </w:pPr>
    <w:rPr>
      <w:color w:val="000000"/>
    </w:rPr>
  </w:style>
  <w:style w:type="paragraph" w:customStyle="1" w:styleId="hhh">
    <w:name w:val="hhh"/>
    <w:basedOn w:val="a4"/>
    <w:qFormat/>
    <w:rsid w:val="00820973"/>
    <w:pPr>
      <w:spacing w:line="360" w:lineRule="auto"/>
      <w:ind w:firstLineChars="200" w:firstLine="200"/>
    </w:pPr>
  </w:style>
  <w:style w:type="paragraph" w:styleId="affff6">
    <w:name w:val="List Paragraph"/>
    <w:basedOn w:val="a4"/>
    <w:uiPriority w:val="99"/>
    <w:qFormat/>
    <w:rsid w:val="00820973"/>
    <w:pPr>
      <w:spacing w:line="360" w:lineRule="auto"/>
      <w:ind w:firstLineChars="200" w:firstLine="420"/>
    </w:pPr>
  </w:style>
  <w:style w:type="paragraph" w:customStyle="1" w:styleId="affff7">
    <w:name w:val="表格文字"/>
    <w:basedOn w:val="ac"/>
    <w:qFormat/>
    <w:rsid w:val="00820973"/>
    <w:pPr>
      <w:spacing w:line="360" w:lineRule="auto"/>
      <w:jc w:val="both"/>
    </w:pPr>
    <w:rPr>
      <w:rFonts w:cs="宋体"/>
      <w:color w:val="000000"/>
      <w:kern w:val="0"/>
      <w:sz w:val="21"/>
      <w:szCs w:val="20"/>
    </w:rPr>
  </w:style>
  <w:style w:type="paragraph" w:customStyle="1" w:styleId="affff8">
    <w:name w:val="表头文字"/>
    <w:basedOn w:val="affff7"/>
    <w:qFormat/>
    <w:rsid w:val="00820973"/>
    <w:pPr>
      <w:spacing w:line="300" w:lineRule="exact"/>
    </w:pPr>
  </w:style>
  <w:style w:type="paragraph" w:customStyle="1" w:styleId="affff9">
    <w:name w:val="插图"/>
    <w:basedOn w:val="a4"/>
    <w:qFormat/>
    <w:rsid w:val="00820973"/>
    <w:pPr>
      <w:spacing w:line="360" w:lineRule="auto"/>
      <w:jc w:val="center"/>
    </w:pPr>
    <w:rPr>
      <w:sz w:val="24"/>
    </w:rPr>
  </w:style>
  <w:style w:type="character" w:customStyle="1" w:styleId="font61">
    <w:name w:val="font61"/>
    <w:qFormat/>
    <w:rsid w:val="00820973"/>
    <w:rPr>
      <w:rFonts w:ascii="Times New Roman" w:hAnsi="Times New Roman" w:cs="Times New Roman" w:hint="default"/>
      <w:color w:val="000000"/>
      <w:sz w:val="21"/>
      <w:szCs w:val="21"/>
      <w:u w:val="none"/>
    </w:rPr>
  </w:style>
  <w:style w:type="character" w:customStyle="1" w:styleId="font51">
    <w:name w:val="font51"/>
    <w:qFormat/>
    <w:rsid w:val="00820973"/>
    <w:rPr>
      <w:rFonts w:ascii="宋体" w:eastAsia="宋体" w:hAnsi="宋体" w:cs="宋体" w:hint="eastAsia"/>
      <w:color w:val="000000"/>
      <w:sz w:val="21"/>
      <w:szCs w:val="21"/>
      <w:u w:val="none"/>
    </w:rPr>
  </w:style>
  <w:style w:type="character" w:customStyle="1" w:styleId="font41">
    <w:name w:val="font41"/>
    <w:qFormat/>
    <w:rsid w:val="00820973"/>
    <w:rPr>
      <w:rFonts w:ascii="宋体" w:eastAsia="宋体" w:hAnsi="宋体" w:cs="宋体" w:hint="eastAsia"/>
      <w:color w:val="000000"/>
      <w:sz w:val="21"/>
      <w:szCs w:val="21"/>
      <w:u w:val="none"/>
    </w:rPr>
  </w:style>
  <w:style w:type="character" w:customStyle="1" w:styleId="font31">
    <w:name w:val="font31"/>
    <w:qFormat/>
    <w:rsid w:val="00820973"/>
    <w:rPr>
      <w:rFonts w:ascii="Times New Roman" w:hAnsi="Times New Roman" w:cs="Times New Roman" w:hint="default"/>
      <w:color w:val="000000"/>
      <w:sz w:val="21"/>
      <w:szCs w:val="21"/>
      <w:u w:val="none"/>
    </w:rPr>
  </w:style>
  <w:style w:type="character" w:customStyle="1" w:styleId="font21">
    <w:name w:val="font21"/>
    <w:qFormat/>
    <w:rsid w:val="00820973"/>
    <w:rPr>
      <w:rFonts w:ascii="Times New Roman" w:hAnsi="Times New Roman" w:cs="Times New Roman" w:hint="default"/>
      <w:color w:val="0000FF"/>
      <w:sz w:val="21"/>
      <w:szCs w:val="21"/>
      <w:u w:val="none"/>
    </w:rPr>
  </w:style>
  <w:style w:type="character" w:customStyle="1" w:styleId="font01">
    <w:name w:val="font01"/>
    <w:qFormat/>
    <w:rsid w:val="00820973"/>
    <w:rPr>
      <w:rFonts w:ascii="Times New Roman" w:hAnsi="Times New Roman" w:cs="Times New Roman" w:hint="default"/>
      <w:color w:val="0000FF"/>
      <w:sz w:val="21"/>
      <w:szCs w:val="21"/>
      <w:u w:val="none"/>
    </w:rPr>
  </w:style>
  <w:style w:type="paragraph" w:customStyle="1" w:styleId="affffa">
    <w:name w:val="表中字"/>
    <w:basedOn w:val="a4"/>
    <w:qFormat/>
    <w:rsid w:val="00820973"/>
    <w:pPr>
      <w:spacing w:line="240" w:lineRule="atLeast"/>
      <w:jc w:val="center"/>
    </w:pPr>
    <w:rPr>
      <w:kern w:val="0"/>
      <w:szCs w:val="21"/>
    </w:rPr>
  </w:style>
  <w:style w:type="paragraph" w:styleId="TOC">
    <w:name w:val="TOC Heading"/>
    <w:basedOn w:val="1"/>
    <w:next w:val="a4"/>
    <w:uiPriority w:val="39"/>
    <w:unhideWhenUsed/>
    <w:qFormat/>
    <w:rsid w:val="00820973"/>
    <w:pPr>
      <w:widowControl/>
      <w:spacing w:before="240" w:line="259" w:lineRule="auto"/>
      <w:jc w:val="left"/>
      <w:outlineLvl w:val="9"/>
    </w:pPr>
    <w:rPr>
      <w:rFonts w:ascii="Cambria" w:eastAsia="宋体" w:hAnsi="Cambria"/>
      <w:color w:val="365F91"/>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1.png"/><Relationship Id="rId21" Type="http://schemas.openxmlformats.org/officeDocument/2006/relationships/oleObject" Target="embeddings/oleObject7.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626F0-5DDE-404B-BB8D-8C3114830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1062</Words>
  <Characters>6057</Characters>
  <Application>Microsoft Office Word</Application>
  <DocSecurity>0</DocSecurity>
  <PresentationFormat/>
  <Lines>50</Lines>
  <Paragraphs>14</Paragraphs>
  <Slides>0</Slides>
  <Notes>0</Notes>
  <HiddenSlides>0</HiddenSlides>
  <MMClips>0</MMClips>
  <ScaleCrop>false</ScaleCrop>
  <Manager/>
  <Company>Microsoft</Company>
  <LinksUpToDate>false</LinksUpToDate>
  <CharactersWithSpaces>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胡底滑坡的稳定性分析及挡土墙设计</dc:title>
  <dc:subject/>
  <dc:creator>微软中国</dc:creator>
  <cp:keywords/>
  <dc:description/>
  <cp:lastModifiedBy>郭树华</cp:lastModifiedBy>
  <cp:revision>2</cp:revision>
  <cp:lastPrinted>2015-05-15T02:47:00Z</cp:lastPrinted>
  <dcterms:created xsi:type="dcterms:W3CDTF">2020-01-16T09:06:00Z</dcterms:created>
  <dcterms:modified xsi:type="dcterms:W3CDTF">2020-01-16T09:06:00Z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vt:lpwstr>6</vt:lpwstr>
  </property>
</Properties>
</file>